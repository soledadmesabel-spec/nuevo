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5947" w14:textId="29AC6B8C" w:rsidR="009D3685" w:rsidRDefault="000B1548" w:rsidP="00547D1F">
      <w:pPr>
        <w:jc w:val="center"/>
      </w:pPr>
      <w:r>
        <w:rPr>
          <w:b/>
          <w:bCs/>
          <w:color w:val="000000"/>
          <w:sz w:val="28"/>
          <w:szCs w:val="28"/>
        </w:rPr>
        <w:t>CAPÍTULO V</w:t>
      </w:r>
    </w:p>
    <w:p w14:paraId="5B04DC5F" w14:textId="77777777" w:rsidR="009D3685" w:rsidRDefault="00000000">
      <w:pPr>
        <w:pStyle w:val="Ttulo1"/>
        <w:spacing w:before="240" w:after="240"/>
        <w:jc w:val="center"/>
      </w:pPr>
      <w:r>
        <w:rPr>
          <w:b/>
          <w:bCs/>
          <w:color w:val="000000"/>
          <w:sz w:val="28"/>
          <w:szCs w:val="28"/>
        </w:rPr>
        <w:t>DISCUSIÓN DE RESULTADOS</w:t>
      </w:r>
    </w:p>
    <w:p w14:paraId="648711B6" w14:textId="4E7BCB6E" w:rsidR="009D3685" w:rsidRDefault="000B1548">
      <w:pPr>
        <w:pStyle w:val="Ttulo2"/>
        <w:spacing w:before="240" w:after="120"/>
      </w:pPr>
      <w:r>
        <w:rPr>
          <w:b/>
          <w:bCs/>
          <w:color w:val="000000"/>
          <w:sz w:val="24"/>
          <w:szCs w:val="24"/>
        </w:rPr>
        <w:t>5.1. Naturaleza y alcance de la discusión</w:t>
      </w:r>
    </w:p>
    <w:p w14:paraId="2CBF4DDB" w14:textId="77777777" w:rsidR="009D3685" w:rsidRDefault="00000000">
      <w:pPr>
        <w:spacing w:after="120" w:line="360" w:lineRule="auto"/>
        <w:jc w:val="both"/>
      </w:pPr>
      <w:r>
        <w:rPr>
          <w:color w:val="000000"/>
        </w:rPr>
        <w:t>El presente capítulo constituye el núcleo analítico de la investigación. Su propósito no es reiterar las descripciones contenidas en el capítulo de resultados, sino confrontar críticamente los hallazgos advertidos en los expedientes con el marco normativo del proceso civil peruano, con la dogmática procesal contemporánea sobre oralidad, prueba y motivación, con la jurisprudencia vinculante del Tribunal Constitucional y de la Corte Suprema, y con los antecedentes de investigación nacionales e internacionales identificados en la etapa de triangulación de fuentes del proyecto.</w:t>
      </w:r>
    </w:p>
    <w:p w14:paraId="421AA320" w14:textId="558038DE" w:rsidR="009D3685" w:rsidRDefault="00000000">
      <w:pPr>
        <w:spacing w:after="120" w:line="360" w:lineRule="auto"/>
        <w:jc w:val="both"/>
      </w:pPr>
      <w:r>
        <w:rPr>
          <w:color w:val="000000"/>
        </w:rPr>
        <w:t xml:space="preserve">La discusión no plantea un juicio global sobre la reforma judicial, sino la interpretación crítica de la evidencia empírica presentada en el Capítulo VI. Conforme al enfoque cualitativo, al nivel explicativo y al método dogmático-jurídico adoptados, cada apartado sigue una misma secuencia: se enuncia el hallazgo, se recuerda la evidencia propia que lo sustenta, se contrasta con las fuentes normativas, doctrinales, jurisprudenciales y con los antecedentes, y se cierra con la interpretación que de dicho contraste se deriva. El orden de exposición es el de los objetivos de investigación: primero los dos objetivos específicos (5.2 y 5.3), luego el objetivo general mediante una interpretación jurídica integrada (5.4).</w:t>
      </w:r>
    </w:p>
    <w:p w14:paraId="12F0D0EE" w14:textId="480173F7" w:rsidR="009D3685" w:rsidRDefault="000B1548">
      <w:pPr>
        <w:pStyle w:val="Ttulo2"/>
        <w:spacing w:before="240" w:after="120"/>
      </w:pPr>
      <w:r>
        <w:rPr>
          <w:b/>
          <w:bCs/>
          <w:color w:val="000000"/>
          <w:sz w:val="24"/>
          <w:szCs w:val="24"/>
        </w:rPr>
        <w:t>5.2. Discusión respecto al primer objetivo específico: el Modelo de Oralidad Civil implementado</w:t>
      </w:r>
    </w:p>
    <w:p w14:paraId="3B8BE6D2" w14:textId="4A15925A" w:rsidR="009D3685" w:rsidRDefault="000B1548">
      <w:pPr>
        <w:pStyle w:val="Ttulo3"/>
        <w:spacing w:before="180" w:after="100"/>
      </w:pPr>
      <w:r>
        <w:rPr>
          <w:b/>
          <w:bCs/>
          <w:i/>
          <w:iCs/>
          <w:color w:val="000000"/>
        </w:rPr>
        <w:t>5.2.1. Hallazgo y evidencia</w:t>
      </w:r>
    </w:p>
    <w:p w14:paraId="0122CE26" w14:textId="77777777" w:rsidR="009D3685" w:rsidRDefault="00000000">
      <w:pPr>
        <w:spacing w:after="120" w:line="360" w:lineRule="auto"/>
        <w:jc w:val="both"/>
        <w:rPr>
          <w:color w:val="000000"/>
        </w:rPr>
      </w:pPr>
      <w:r>
        <w:rPr>
          <w:color w:val="000000"/>
        </w:rPr>
        <w:t xml:space="preserve">El hallazgo más nítido del primer objetivo específico es que la concentración procesal (saneamiento, fijación de puntos controvertidos y admisión de medios probatorios en un solo acto) constituye el efecto operativo más intenso y consistente del Modelo de Oralidad Civil: la frecuencia observada </w:t>
      </w:r>
      <w:del w:id="1000" w:author="Claude" w:date="2026-09-24T00:00:00Z">
        <w:r>
          <w:rPr>
            <w:color w:val="000000"/>
          </w:rPr>
          <w:delText xml:space="preserve">pasa del 20,9 % al 77,2 % entre el grupo Tradicional y el grupo Oralidad (Tabla 4), una diferencia de 56,3 puntos porcentuales</w:delText>
        </w:r>
      </w:del>
      <w:ins w:id="1001" w:author="Claude" w:date="2026-09-24T00:00:00Z">
        <w:r>
          <w:rPr>
            <w:color w:val="000000"/>
          </w:rPr>
          <w:t xml:space="preserve">pasa del 20,7 % (18 de 87 expedientes) al 71,3 % (57 de 80) entre el grupo Tradicional y el grupo Oralidad (Tabla 4; Tabla 5.1), una diferencia de 50,6 puntos porcentuales</w:t>
        </w:r>
      </w:ins>
      <w:r>
        <w:rPr>
          <w:color w:val="000000"/>
        </w:rPr>
        <w:t xml:space="preserve">. Los demás indicadores </w:t>
      </w:r>
      <w:del w:id="1002" w:author="Claude" w:date="2026-09-24T00:00:00Z">
        <w:r>
          <w:rPr>
            <w:color w:val="000000"/>
          </w:rPr>
          <w:delText xml:space="preserve">(fijación expresa de hechos no controvertidos, 17,5 %; convenciones probatorias, 3,5 %; sentencia expedida en audiencia, 19,3 %; lectura oral del fallo, 7,0 %) muestran una tendencia de mejora análoga</w:delText>
        </w:r>
      </w:del>
      <w:ins w:id="1003" w:author="Claude" w:date="2026-09-24T00:00:00Z">
        <w:r>
          <w:rPr>
            <w:color w:val="000000"/>
          </w:rPr>
          <w:t xml:space="preserve">(fijación expresa de hechos no controvertidos, 16,3 % frente a 0,0 %; sentencia expedida en audiencia, 5,0 % frente a 1,1 %; lectura oral del fallo, 2,5 % frente a 1,1 %) muestran una tendencia de mejora análoga</w:t>
        </w:r>
      </w:ins>
      <w:r>
        <w:rPr>
          <w:color w:val="000000"/>
        </w:rPr>
        <w:t xml:space="preserve">, </w:t>
      </w:r>
      <w:del w:id="1004" w:author="Claude" w:date="2026-09-24T00:00:00Z">
        <w:r>
          <w:rPr>
            <w:color w:val="000000"/>
          </w:rPr>
          <w:delText xml:space="preserve">pero de magnitud considerablemente menor.</w:delText>
        </w:r>
      </w:del>
      <w:ins w:id="1005" w:author="Claude" w:date="2026-09-24T00:00:00Z">
        <w:r>
          <w:rPr>
            <w:color w:val="000000"/>
          </w:rPr>
          <w:t xml:space="preserve">pero de magnitud considerablemente menor; las convenciones probatorias no registran ningún caso pleno en ninguno de los dos grupos (un único registro parcial en Oralidad).</w:t>
        </w:r>
      </w:ins>
      <w:r>
        <w:rPr>
          <w:color w:val="000000"/>
        </w:rPr>
        <w:t xml:space="preserve"> El modelo transformó, así, con eficacia aquello que el juez controla directamente, y no ha logrado todavía transformar aquello que requiere el concurso activo de la defensa técnica o la decisión inmediata del juzgador.</w:t>
      </w:r>
    </w:p>
    <w:p>
      <w:pPr>
        <w:spacing w:before="240" w:after="0"/>
        <w:rPr>
          <w:ins w:id="1117" w:author="Claude" w:date="2026-09-24T00:00:00Z"/>
        </w:rPr>
      </w:pPr>
      <w:ins w:id="1116" w:author="Claude" w:date="2026-09-24T00:00:00Z">
        <w:r>
          <w:rPr>
            <w:b/>
            <w:i w:val="0"/>
            <w:color w:val="000000"/>
            <w:sz w:val="24"/>
          </w:rPr>
          <w:t>Tabla 5.1</w:t>
        </w:r>
      </w:ins>
    </w:p>
    <w:p>
      <w:pPr>
        <w:spacing w:before="0" w:after="120"/>
        <w:rPr>
          <w:ins w:id="1119" w:author="Claude" w:date="2026-09-24T00:00:00Z"/>
        </w:rPr>
      </w:pPr>
      <w:ins w:id="1118" w:author="Claude" w:date="2026-09-24T00:00:00Z">
        <w:r>
          <w:rPr>
            <w:b w:val="0"/>
            <w:i/>
            <w:color w:val="000000"/>
            <w:sz w:val="24"/>
          </w:rPr>
          <w:t>Indicadores de oralidad en la primera sentencia de primera instancia, por grupo</w:t>
        </w:r>
      </w:ins>
    </w:p>
    <w:tbl>
      <w:tblPr>
        <w:tblW w:type="dxa" w:w="9070"/>
        <w:tblLayout w:type="fixed"/>
        <w:tblLook w:firstColumn="1" w:firstRow="1" w:lastColumn="0" w:lastRow="0" w:noHBand="0" w:noVBand="1" w:val="04A0"/>
      </w:tblPr>
      <w:tblGrid>
        <w:gridCol w:w="3070"/>
        <w:gridCol w:w="1250"/>
        <w:gridCol w:w="850"/>
        <w:gridCol w:w="1250"/>
        <w:gridCol w:w="850"/>
        <w:gridCol w:w="1800"/>
      </w:tblGrid>
      <w:tr>
        <w:trPr>
          <w:ins w:id="1038" w:author="Claude" w:date="2026-09-24T00:00:00Z"/>
        </w:trPr>
        <w:tc>
          <w:tcPr>
            <w:tcW w:type="dxa" w:w="3070"/>
            <w:tcBorders>
              <w:top w:val="single" w:sz="8" w:space="0" w:color="000000"/>
              <w:bottom w:val="single" w:sz="8" w:space="0" w:color="000000"/>
            </w:tcBorders>
          </w:tcPr>
          <w:p>
            <w:pPr>
              <w:spacing w:before="0" w:after="0"/>
              <w:jc w:val="left"/>
              <w:rPr>
                <w:ins w:id="1040" w:author="Claude" w:date="2026-09-24T00:00:00Z"/>
              </w:rPr>
            </w:pPr>
            <w:ins w:id="1039" w:author="Claude" w:date="2026-09-24T00:00:00Z">
              <w:r>
                <w:rPr>
                  <w:b/>
                  <w:i w:val="0"/>
                  <w:color w:val="000000"/>
                  <w:sz w:val="20"/>
                </w:rPr>
                <w:t>Indicador</w:t>
              </w:r>
            </w:ins>
          </w:p>
        </w:tc>
        <w:tc>
          <w:tcPr>
            <w:tcW w:type="dxa" w:w="1250"/>
            <w:tcBorders>
              <w:top w:val="single" w:sz="8" w:space="0" w:color="000000"/>
              <w:bottom w:val="single" w:sz="8" w:space="0" w:color="000000"/>
            </w:tcBorders>
          </w:tcPr>
          <w:p>
            <w:pPr>
              <w:spacing w:before="0" w:after="0"/>
              <w:jc w:val="center"/>
              <w:rPr>
                <w:ins w:id="1042" w:author="Claude" w:date="2026-09-24T00:00:00Z"/>
              </w:rPr>
            </w:pPr>
            <w:ins w:id="1041" w:author="Claude" w:date="2026-09-24T00:00:00Z">
              <w:r>
                <w:rPr>
                  <w:b/>
                  <w:i w:val="0"/>
                  <w:color w:val="000000"/>
                  <w:sz w:val="20"/>
                </w:rPr>
                <w:t>Tradicional (n = 87)</w:t>
              </w:r>
            </w:ins>
          </w:p>
        </w:tc>
        <w:tc>
          <w:tcPr>
            <w:tcW w:type="dxa" w:w="850"/>
            <w:tcBorders>
              <w:top w:val="single" w:sz="8" w:space="0" w:color="000000"/>
              <w:bottom w:val="single" w:sz="8" w:space="0" w:color="000000"/>
            </w:tcBorders>
          </w:tcPr>
          <w:p>
            <w:pPr>
              <w:spacing w:before="0" w:after="0"/>
              <w:jc w:val="center"/>
              <w:rPr>
                <w:ins w:id="1044" w:author="Claude" w:date="2026-09-24T00:00:00Z"/>
              </w:rPr>
            </w:pPr>
            <w:ins w:id="1043" w:author="Claude" w:date="2026-09-24T00:00:00Z">
              <w:r>
                <w:rPr>
                  <w:b/>
                  <w:i w:val="0"/>
                  <w:color w:val="000000"/>
                  <w:sz w:val="20"/>
                </w:rPr>
                <w:t>%</w:t>
              </w:r>
            </w:ins>
          </w:p>
        </w:tc>
        <w:tc>
          <w:tcPr>
            <w:tcW w:type="dxa" w:w="1250"/>
            <w:tcBorders>
              <w:top w:val="single" w:sz="8" w:space="0" w:color="000000"/>
              <w:bottom w:val="single" w:sz="8" w:space="0" w:color="000000"/>
            </w:tcBorders>
          </w:tcPr>
          <w:p>
            <w:pPr>
              <w:spacing w:before="0" w:after="0"/>
              <w:jc w:val="center"/>
              <w:rPr>
                <w:ins w:id="1046" w:author="Claude" w:date="2026-09-24T00:00:00Z"/>
              </w:rPr>
            </w:pPr>
            <w:ins w:id="1045" w:author="Claude" w:date="2026-09-24T00:00:00Z">
              <w:r>
                <w:rPr>
                  <w:b/>
                  <w:i w:val="0"/>
                  <w:color w:val="000000"/>
                  <w:sz w:val="20"/>
                </w:rPr>
                <w:t>Oralidad (n = 80)</w:t>
              </w:r>
            </w:ins>
          </w:p>
        </w:tc>
        <w:tc>
          <w:tcPr>
            <w:tcW w:type="dxa" w:w="850"/>
            <w:tcBorders>
              <w:top w:val="single" w:sz="8" w:space="0" w:color="000000"/>
              <w:bottom w:val="single" w:sz="8" w:space="0" w:color="000000"/>
            </w:tcBorders>
          </w:tcPr>
          <w:p>
            <w:pPr>
              <w:spacing w:before="0" w:after="0"/>
              <w:jc w:val="center"/>
              <w:rPr>
                <w:ins w:id="1048" w:author="Claude" w:date="2026-09-24T00:00:00Z"/>
              </w:rPr>
            </w:pPr>
            <w:ins w:id="1047" w:author="Claude" w:date="2026-09-24T00:00:00Z">
              <w:r>
                <w:rPr>
                  <w:b/>
                  <w:i w:val="0"/>
                  <w:color w:val="000000"/>
                  <w:sz w:val="20"/>
                </w:rPr>
                <w:t>%</w:t>
              </w:r>
            </w:ins>
          </w:p>
        </w:tc>
        <w:tc>
          <w:tcPr>
            <w:tcW w:type="dxa" w:w="1800"/>
            <w:tcBorders>
              <w:top w:val="single" w:sz="8" w:space="0" w:color="000000"/>
              <w:bottom w:val="single" w:sz="8" w:space="0" w:color="000000"/>
            </w:tcBorders>
          </w:tcPr>
          <w:p>
            <w:pPr>
              <w:spacing w:before="0" w:after="0"/>
              <w:jc w:val="center"/>
              <w:rPr>
                <w:ins w:id="1050" w:author="Claude" w:date="2026-09-24T00:00:00Z"/>
              </w:rPr>
            </w:pPr>
            <w:ins w:id="1049" w:author="Claude" w:date="2026-09-24T00:00:00Z">
              <w:r>
                <w:rPr>
                  <w:b/>
                  <w:i w:val="0"/>
                  <w:color w:val="000000"/>
                  <w:sz w:val="20"/>
                </w:rPr>
                <w:t>Dif. (p. p.)</w:t>
              </w:r>
            </w:ins>
          </w:p>
        </w:tc>
      </w:tr>
      <w:tr>
        <w:trPr>
          <w:ins w:id="1051" w:author="Claude" w:date="2026-09-24T00:00:00Z"/>
        </w:trPr>
        <w:tc>
          <w:tcPr>
            <w:tcW w:type="dxa" w:w="3070"/>
          </w:tcPr>
          <w:p>
            <w:pPr>
              <w:spacing w:before="0" w:after="0"/>
              <w:jc w:val="left"/>
              <w:rPr>
                <w:ins w:id="1053" w:author="Claude" w:date="2026-09-24T00:00:00Z"/>
              </w:rPr>
            </w:pPr>
            <w:ins w:id="1052" w:author="Claude" w:date="2026-09-24T00:00:00Z">
              <w:r>
                <w:rPr>
                  <w:b w:val="0"/>
                  <w:i w:val="0"/>
                  <w:color w:val="000000"/>
                  <w:sz w:val="20"/>
                </w:rPr>
                <w:t>Concentración (saneamiento, puntos y admisión)</w:t>
              </w:r>
            </w:ins>
          </w:p>
        </w:tc>
        <w:tc>
          <w:tcPr>
            <w:tcW w:type="dxa" w:w="1250"/>
          </w:tcPr>
          <w:p>
            <w:pPr>
              <w:spacing w:before="0" w:after="0"/>
              <w:jc w:val="center"/>
              <w:rPr>
                <w:ins w:id="1055" w:author="Claude" w:date="2026-09-24T00:00:00Z"/>
              </w:rPr>
            </w:pPr>
            <w:ins w:id="1054" w:author="Claude" w:date="2026-09-24T00:00:00Z">
              <w:r>
                <w:rPr>
                  <w:b w:val="0"/>
                  <w:i w:val="0"/>
                  <w:color w:val="000000"/>
                  <w:sz w:val="20"/>
                </w:rPr>
                <w:t>18</w:t>
              </w:r>
            </w:ins>
          </w:p>
        </w:tc>
        <w:tc>
          <w:tcPr>
            <w:tcW w:type="dxa" w:w="850"/>
          </w:tcPr>
          <w:p>
            <w:pPr>
              <w:spacing w:before="0" w:after="0"/>
              <w:jc w:val="center"/>
              <w:rPr>
                <w:ins w:id="1057" w:author="Claude" w:date="2026-09-24T00:00:00Z"/>
              </w:rPr>
            </w:pPr>
            <w:ins w:id="1056" w:author="Claude" w:date="2026-09-24T00:00:00Z">
              <w:r>
                <w:rPr>
                  <w:b w:val="0"/>
                  <w:i w:val="0"/>
                  <w:color w:val="000000"/>
                  <w:sz w:val="20"/>
                </w:rPr>
                <w:t>20,7</w:t>
              </w:r>
            </w:ins>
          </w:p>
        </w:tc>
        <w:tc>
          <w:tcPr>
            <w:tcW w:type="dxa" w:w="1250"/>
          </w:tcPr>
          <w:p>
            <w:pPr>
              <w:spacing w:before="0" w:after="0"/>
              <w:jc w:val="center"/>
              <w:rPr>
                <w:ins w:id="1059" w:author="Claude" w:date="2026-09-24T00:00:00Z"/>
              </w:rPr>
            </w:pPr>
            <w:ins w:id="1058" w:author="Claude" w:date="2026-09-24T00:00:00Z">
              <w:r>
                <w:rPr>
                  <w:b w:val="0"/>
                  <w:i w:val="0"/>
                  <w:color w:val="000000"/>
                  <w:sz w:val="20"/>
                </w:rPr>
                <w:t>57</w:t>
              </w:r>
            </w:ins>
          </w:p>
        </w:tc>
        <w:tc>
          <w:tcPr>
            <w:tcW w:type="dxa" w:w="850"/>
          </w:tcPr>
          <w:p>
            <w:pPr>
              <w:spacing w:before="0" w:after="0"/>
              <w:jc w:val="center"/>
              <w:rPr>
                <w:ins w:id="1061" w:author="Claude" w:date="2026-09-24T00:00:00Z"/>
              </w:rPr>
            </w:pPr>
            <w:ins w:id="1060" w:author="Claude" w:date="2026-09-24T00:00:00Z">
              <w:r>
                <w:rPr>
                  <w:b w:val="0"/>
                  <w:i w:val="0"/>
                  <w:color w:val="000000"/>
                  <w:sz w:val="20"/>
                </w:rPr>
                <w:t>71,3</w:t>
              </w:r>
            </w:ins>
          </w:p>
        </w:tc>
        <w:tc>
          <w:tcPr>
            <w:tcW w:type="dxa" w:w="1800"/>
          </w:tcPr>
          <w:p>
            <w:pPr>
              <w:spacing w:before="0" w:after="0"/>
              <w:jc w:val="center"/>
              <w:rPr>
                <w:ins w:id="1063" w:author="Claude" w:date="2026-09-24T00:00:00Z"/>
              </w:rPr>
            </w:pPr>
            <w:ins w:id="1062" w:author="Claude" w:date="2026-09-24T00:00:00Z">
              <w:r>
                <w:rPr>
                  <w:b w:val="0"/>
                  <w:i w:val="0"/>
                  <w:color w:val="000000"/>
                  <w:sz w:val="20"/>
                </w:rPr>
                <w:t>50,6</w:t>
              </w:r>
            </w:ins>
          </w:p>
        </w:tc>
      </w:tr>
      <w:tr>
        <w:trPr>
          <w:ins w:id="1064" w:author="Claude" w:date="2026-09-24T00:00:00Z"/>
        </w:trPr>
        <w:tc>
          <w:tcPr>
            <w:tcW w:type="dxa" w:w="3070"/>
          </w:tcPr>
          <w:p>
            <w:pPr>
              <w:spacing w:before="0" w:after="0"/>
              <w:jc w:val="left"/>
              <w:rPr>
                <w:ins w:id="1066" w:author="Claude" w:date="2026-09-24T00:00:00Z"/>
              </w:rPr>
            </w:pPr>
            <w:ins w:id="1065" w:author="Claude" w:date="2026-09-24T00:00:00Z">
              <w:r>
                <w:rPr>
                  <w:b w:val="0"/>
                  <w:i w:val="0"/>
                  <w:color w:val="000000"/>
                  <w:sz w:val="20"/>
                </w:rPr>
                <w:t>Fijación expresa de hechos no controvertidos</w:t>
              </w:r>
            </w:ins>
          </w:p>
        </w:tc>
        <w:tc>
          <w:tcPr>
            <w:tcW w:type="dxa" w:w="1250"/>
          </w:tcPr>
          <w:p>
            <w:pPr>
              <w:spacing w:before="0" w:after="0"/>
              <w:jc w:val="center"/>
              <w:rPr>
                <w:ins w:id="1068" w:author="Claude" w:date="2026-09-24T00:00:00Z"/>
              </w:rPr>
            </w:pPr>
            <w:ins w:id="1067" w:author="Claude" w:date="2026-09-24T00:00:00Z">
              <w:r>
                <w:rPr>
                  <w:b w:val="0"/>
                  <w:i w:val="0"/>
                  <w:color w:val="000000"/>
                  <w:sz w:val="20"/>
                </w:rPr>
                <w:t>0</w:t>
              </w:r>
            </w:ins>
          </w:p>
        </w:tc>
        <w:tc>
          <w:tcPr>
            <w:tcW w:type="dxa" w:w="850"/>
          </w:tcPr>
          <w:p>
            <w:pPr>
              <w:spacing w:before="0" w:after="0"/>
              <w:jc w:val="center"/>
              <w:rPr>
                <w:ins w:id="1070" w:author="Claude" w:date="2026-09-24T00:00:00Z"/>
              </w:rPr>
            </w:pPr>
            <w:ins w:id="1069" w:author="Claude" w:date="2026-09-24T00:00:00Z">
              <w:r>
                <w:rPr>
                  <w:b w:val="0"/>
                  <w:i w:val="0"/>
                  <w:color w:val="000000"/>
                  <w:sz w:val="20"/>
                </w:rPr>
                <w:t>0,0</w:t>
              </w:r>
            </w:ins>
          </w:p>
        </w:tc>
        <w:tc>
          <w:tcPr>
            <w:tcW w:type="dxa" w:w="1250"/>
          </w:tcPr>
          <w:p>
            <w:pPr>
              <w:spacing w:before="0" w:after="0"/>
              <w:jc w:val="center"/>
              <w:rPr>
                <w:ins w:id="1072" w:author="Claude" w:date="2026-09-24T00:00:00Z"/>
              </w:rPr>
            </w:pPr>
            <w:ins w:id="1071" w:author="Claude" w:date="2026-09-24T00:00:00Z">
              <w:r>
                <w:rPr>
                  <w:b w:val="0"/>
                  <w:i w:val="0"/>
                  <w:color w:val="000000"/>
                  <w:sz w:val="20"/>
                </w:rPr>
                <w:t>13</w:t>
              </w:r>
            </w:ins>
          </w:p>
        </w:tc>
        <w:tc>
          <w:tcPr>
            <w:tcW w:type="dxa" w:w="850"/>
          </w:tcPr>
          <w:p>
            <w:pPr>
              <w:spacing w:before="0" w:after="0"/>
              <w:jc w:val="center"/>
              <w:rPr>
                <w:ins w:id="1074" w:author="Claude" w:date="2026-09-24T00:00:00Z"/>
              </w:rPr>
            </w:pPr>
            <w:ins w:id="1073" w:author="Claude" w:date="2026-09-24T00:00:00Z">
              <w:r>
                <w:rPr>
                  <w:b w:val="0"/>
                  <w:i w:val="0"/>
                  <w:color w:val="000000"/>
                  <w:sz w:val="20"/>
                </w:rPr>
                <w:t>16,3</w:t>
              </w:r>
            </w:ins>
          </w:p>
        </w:tc>
        <w:tc>
          <w:tcPr>
            <w:tcW w:type="dxa" w:w="1800"/>
          </w:tcPr>
          <w:p>
            <w:pPr>
              <w:spacing w:before="0" w:after="0"/>
              <w:jc w:val="center"/>
              <w:rPr>
                <w:ins w:id="1076" w:author="Claude" w:date="2026-09-24T00:00:00Z"/>
              </w:rPr>
            </w:pPr>
            <w:ins w:id="1075" w:author="Claude" w:date="2026-09-24T00:00:00Z">
              <w:r>
                <w:rPr>
                  <w:b w:val="0"/>
                  <w:i w:val="0"/>
                  <w:color w:val="000000"/>
                  <w:sz w:val="20"/>
                </w:rPr>
                <w:t>16,3</w:t>
              </w:r>
            </w:ins>
          </w:p>
        </w:tc>
      </w:tr>
      <w:tr>
        <w:trPr>
          <w:ins w:id="1077" w:author="Claude" w:date="2026-09-24T00:00:00Z"/>
        </w:trPr>
        <w:tc>
          <w:tcPr>
            <w:tcW w:type="dxa" w:w="3070"/>
          </w:tcPr>
          <w:p>
            <w:pPr>
              <w:spacing w:before="0" w:after="0"/>
              <w:jc w:val="left"/>
              <w:rPr>
                <w:ins w:id="1079" w:author="Claude" w:date="2026-09-24T00:00:00Z"/>
              </w:rPr>
            </w:pPr>
            <w:ins w:id="1078" w:author="Claude" w:date="2026-09-24T00:00:00Z">
              <w:r>
                <w:rPr>
                  <w:b w:val="0"/>
                  <w:i w:val="0"/>
                  <w:color w:val="000000"/>
                  <w:sz w:val="20"/>
                </w:rPr>
                <w:t>Convenciones probatorias</w:t>
              </w:r>
            </w:ins>
          </w:p>
        </w:tc>
        <w:tc>
          <w:tcPr>
            <w:tcW w:type="dxa" w:w="1250"/>
          </w:tcPr>
          <w:p>
            <w:pPr>
              <w:spacing w:before="0" w:after="0"/>
              <w:jc w:val="center"/>
              <w:rPr>
                <w:ins w:id="1081" w:author="Claude" w:date="2026-09-24T00:00:00Z"/>
              </w:rPr>
            </w:pPr>
            <w:ins w:id="1080" w:author="Claude" w:date="2026-09-24T00:00:00Z">
              <w:r>
                <w:rPr>
                  <w:b w:val="0"/>
                  <w:i w:val="0"/>
                  <w:color w:val="000000"/>
                  <w:sz w:val="20"/>
                </w:rPr>
                <w:t>0</w:t>
              </w:r>
            </w:ins>
          </w:p>
        </w:tc>
        <w:tc>
          <w:tcPr>
            <w:tcW w:type="dxa" w:w="850"/>
          </w:tcPr>
          <w:p>
            <w:pPr>
              <w:spacing w:before="0" w:after="0"/>
              <w:jc w:val="center"/>
              <w:rPr>
                <w:ins w:id="1083" w:author="Claude" w:date="2026-09-24T00:00:00Z"/>
              </w:rPr>
            </w:pPr>
            <w:ins w:id="1082" w:author="Claude" w:date="2026-09-24T00:00:00Z">
              <w:r>
                <w:rPr>
                  <w:b w:val="0"/>
                  <w:i w:val="0"/>
                  <w:color w:val="000000"/>
                  <w:sz w:val="20"/>
                </w:rPr>
                <w:t>0,0</w:t>
              </w:r>
            </w:ins>
          </w:p>
        </w:tc>
        <w:tc>
          <w:tcPr>
            <w:tcW w:type="dxa" w:w="1250"/>
          </w:tcPr>
          <w:p>
            <w:pPr>
              <w:spacing w:before="0" w:after="0"/>
              <w:jc w:val="center"/>
              <w:rPr>
                <w:ins w:id="1085" w:author="Claude" w:date="2026-09-24T00:00:00Z"/>
              </w:rPr>
            </w:pPr>
            <w:ins w:id="1084" w:author="Claude" w:date="2026-09-24T00:00:00Z">
              <w:r>
                <w:rPr>
                  <w:b w:val="0"/>
                  <w:i w:val="0"/>
                  <w:color w:val="000000"/>
                  <w:sz w:val="20"/>
                </w:rPr>
                <w:t>0</w:t>
              </w:r>
            </w:ins>
          </w:p>
        </w:tc>
        <w:tc>
          <w:tcPr>
            <w:tcW w:type="dxa" w:w="850"/>
          </w:tcPr>
          <w:p>
            <w:pPr>
              <w:spacing w:before="0" w:after="0"/>
              <w:jc w:val="center"/>
              <w:rPr>
                <w:ins w:id="1087" w:author="Claude" w:date="2026-09-24T00:00:00Z"/>
              </w:rPr>
            </w:pPr>
            <w:ins w:id="1086" w:author="Claude" w:date="2026-09-24T00:00:00Z">
              <w:r>
                <w:rPr>
                  <w:b w:val="0"/>
                  <w:i w:val="0"/>
                  <w:color w:val="000000"/>
                  <w:sz w:val="20"/>
                </w:rPr>
                <w:t>0,0</w:t>
              </w:r>
            </w:ins>
          </w:p>
        </w:tc>
        <w:tc>
          <w:tcPr>
            <w:tcW w:type="dxa" w:w="1800"/>
          </w:tcPr>
          <w:p>
            <w:pPr>
              <w:spacing w:before="0" w:after="0"/>
              <w:jc w:val="center"/>
              <w:rPr>
                <w:ins w:id="1089" w:author="Claude" w:date="2026-09-24T00:00:00Z"/>
              </w:rPr>
            </w:pPr>
            <w:ins w:id="1088" w:author="Claude" w:date="2026-09-24T00:00:00Z">
              <w:r>
                <w:rPr>
                  <w:b w:val="0"/>
                  <w:i w:val="0"/>
                  <w:color w:val="000000"/>
                  <w:sz w:val="20"/>
                </w:rPr>
                <w:t>0,0</w:t>
              </w:r>
            </w:ins>
          </w:p>
        </w:tc>
      </w:tr>
      <w:tr>
        <w:trPr>
          <w:ins w:id="1090" w:author="Claude" w:date="2026-09-24T00:00:00Z"/>
        </w:trPr>
        <w:tc>
          <w:tcPr>
            <w:tcW w:type="dxa" w:w="3070"/>
          </w:tcPr>
          <w:p>
            <w:pPr>
              <w:spacing w:before="0" w:after="0"/>
              <w:jc w:val="left"/>
              <w:rPr>
                <w:ins w:id="1092" w:author="Claude" w:date="2026-09-24T00:00:00Z"/>
              </w:rPr>
            </w:pPr>
            <w:ins w:id="1091" w:author="Claude" w:date="2026-09-24T00:00:00Z">
              <w:r>
                <w:rPr>
                  <w:b w:val="0"/>
                  <w:i w:val="0"/>
                  <w:color w:val="000000"/>
                  <w:sz w:val="20"/>
                </w:rPr>
                <w:t>Sentencia expedida en audiencia</w:t>
              </w:r>
            </w:ins>
          </w:p>
        </w:tc>
        <w:tc>
          <w:tcPr>
            <w:tcW w:type="dxa" w:w="1250"/>
          </w:tcPr>
          <w:p>
            <w:pPr>
              <w:spacing w:before="0" w:after="0"/>
              <w:jc w:val="center"/>
              <w:rPr>
                <w:ins w:id="1094" w:author="Claude" w:date="2026-09-24T00:00:00Z"/>
              </w:rPr>
            </w:pPr>
            <w:ins w:id="1093" w:author="Claude" w:date="2026-09-24T00:00:00Z">
              <w:r>
                <w:rPr>
                  <w:b w:val="0"/>
                  <w:i w:val="0"/>
                  <w:color w:val="000000"/>
                  <w:sz w:val="20"/>
                </w:rPr>
                <w:t>1</w:t>
              </w:r>
            </w:ins>
          </w:p>
        </w:tc>
        <w:tc>
          <w:tcPr>
            <w:tcW w:type="dxa" w:w="850"/>
          </w:tcPr>
          <w:p>
            <w:pPr>
              <w:spacing w:before="0" w:after="0"/>
              <w:jc w:val="center"/>
              <w:rPr>
                <w:ins w:id="1096" w:author="Claude" w:date="2026-09-24T00:00:00Z"/>
              </w:rPr>
            </w:pPr>
            <w:ins w:id="1095" w:author="Claude" w:date="2026-09-24T00:00:00Z">
              <w:r>
                <w:rPr>
                  <w:b w:val="0"/>
                  <w:i w:val="0"/>
                  <w:color w:val="000000"/>
                  <w:sz w:val="20"/>
                </w:rPr>
                <w:t>1,1</w:t>
              </w:r>
            </w:ins>
          </w:p>
        </w:tc>
        <w:tc>
          <w:tcPr>
            <w:tcW w:type="dxa" w:w="1250"/>
          </w:tcPr>
          <w:p>
            <w:pPr>
              <w:spacing w:before="0" w:after="0"/>
              <w:jc w:val="center"/>
              <w:rPr>
                <w:ins w:id="1098" w:author="Claude" w:date="2026-09-24T00:00:00Z"/>
              </w:rPr>
            </w:pPr>
            <w:ins w:id="1097" w:author="Claude" w:date="2026-09-24T00:00:00Z">
              <w:r>
                <w:rPr>
                  <w:b w:val="0"/>
                  <w:i w:val="0"/>
                  <w:color w:val="000000"/>
                  <w:sz w:val="20"/>
                </w:rPr>
                <w:t>4</w:t>
              </w:r>
            </w:ins>
          </w:p>
        </w:tc>
        <w:tc>
          <w:tcPr>
            <w:tcW w:type="dxa" w:w="850"/>
          </w:tcPr>
          <w:p>
            <w:pPr>
              <w:spacing w:before="0" w:after="0"/>
              <w:jc w:val="center"/>
              <w:rPr>
                <w:ins w:id="1100" w:author="Claude" w:date="2026-09-24T00:00:00Z"/>
              </w:rPr>
            </w:pPr>
            <w:ins w:id="1099" w:author="Claude" w:date="2026-09-24T00:00:00Z">
              <w:r>
                <w:rPr>
                  <w:b w:val="0"/>
                  <w:i w:val="0"/>
                  <w:color w:val="000000"/>
                  <w:sz w:val="20"/>
                </w:rPr>
                <w:t>5,0</w:t>
              </w:r>
            </w:ins>
          </w:p>
        </w:tc>
        <w:tc>
          <w:tcPr>
            <w:tcW w:type="dxa" w:w="1800"/>
          </w:tcPr>
          <w:p>
            <w:pPr>
              <w:spacing w:before="0" w:after="0"/>
              <w:jc w:val="center"/>
              <w:rPr>
                <w:ins w:id="1102" w:author="Claude" w:date="2026-09-24T00:00:00Z"/>
              </w:rPr>
            </w:pPr>
            <w:ins w:id="1101" w:author="Claude" w:date="2026-09-24T00:00:00Z">
              <w:r>
                <w:rPr>
                  <w:b w:val="0"/>
                  <w:i w:val="0"/>
                  <w:color w:val="000000"/>
                  <w:sz w:val="20"/>
                </w:rPr>
                <w:t>3,9</w:t>
              </w:r>
            </w:ins>
          </w:p>
        </w:tc>
      </w:tr>
      <w:tr>
        <w:trPr>
          <w:ins w:id="1103" w:author="Claude" w:date="2026-09-24T00:00:00Z"/>
        </w:trPr>
        <w:tc>
          <w:tcPr>
            <w:tcW w:type="dxa" w:w="3070"/>
            <w:tcBorders>
              <w:bottom w:val="single" w:sz="8" w:space="0" w:color="000000"/>
            </w:tcBorders>
          </w:tcPr>
          <w:p>
            <w:pPr>
              <w:spacing w:before="0" w:after="0"/>
              <w:jc w:val="left"/>
              <w:rPr>
                <w:ins w:id="1105" w:author="Claude" w:date="2026-09-24T00:00:00Z"/>
              </w:rPr>
            </w:pPr>
            <w:ins w:id="1104" w:author="Claude" w:date="2026-09-24T00:00:00Z">
              <w:r>
                <w:rPr>
                  <w:b w:val="0"/>
                  <w:i w:val="0"/>
                  <w:color w:val="000000"/>
                  <w:sz w:val="20"/>
                </w:rPr>
                <w:t>Lectura oral del fallo</w:t>
              </w:r>
            </w:ins>
          </w:p>
        </w:tc>
        <w:tc>
          <w:tcPr>
            <w:tcW w:type="dxa" w:w="1250"/>
            <w:tcBorders>
              <w:bottom w:val="single" w:sz="8" w:space="0" w:color="000000"/>
            </w:tcBorders>
          </w:tcPr>
          <w:p>
            <w:pPr>
              <w:spacing w:before="0" w:after="0"/>
              <w:jc w:val="center"/>
              <w:rPr>
                <w:ins w:id="1107" w:author="Claude" w:date="2026-09-24T00:00:00Z"/>
              </w:rPr>
            </w:pPr>
            <w:ins w:id="1106" w:author="Claude" w:date="2026-09-24T00:00:00Z">
              <w:r>
                <w:rPr>
                  <w:b w:val="0"/>
                  <w:i w:val="0"/>
                  <w:color w:val="000000"/>
                  <w:sz w:val="20"/>
                </w:rPr>
                <w:t>1</w:t>
              </w:r>
            </w:ins>
          </w:p>
        </w:tc>
        <w:tc>
          <w:tcPr>
            <w:tcW w:type="dxa" w:w="850"/>
            <w:tcBorders>
              <w:bottom w:val="single" w:sz="8" w:space="0" w:color="000000"/>
            </w:tcBorders>
          </w:tcPr>
          <w:p>
            <w:pPr>
              <w:spacing w:before="0" w:after="0"/>
              <w:jc w:val="center"/>
              <w:rPr>
                <w:ins w:id="1109" w:author="Claude" w:date="2026-09-24T00:00:00Z"/>
              </w:rPr>
            </w:pPr>
            <w:ins w:id="1108" w:author="Claude" w:date="2026-09-24T00:00:00Z">
              <w:r>
                <w:rPr>
                  <w:b w:val="0"/>
                  <w:i w:val="0"/>
                  <w:color w:val="000000"/>
                  <w:sz w:val="20"/>
                </w:rPr>
                <w:t>1,1</w:t>
              </w:r>
            </w:ins>
          </w:p>
        </w:tc>
        <w:tc>
          <w:tcPr>
            <w:tcW w:type="dxa" w:w="1250"/>
            <w:tcBorders>
              <w:bottom w:val="single" w:sz="8" w:space="0" w:color="000000"/>
            </w:tcBorders>
          </w:tcPr>
          <w:p>
            <w:pPr>
              <w:spacing w:before="0" w:after="0"/>
              <w:jc w:val="center"/>
              <w:rPr>
                <w:ins w:id="1111" w:author="Claude" w:date="2026-09-24T00:00:00Z"/>
              </w:rPr>
            </w:pPr>
            <w:ins w:id="1110" w:author="Claude" w:date="2026-09-24T00:00:00Z">
              <w:r>
                <w:rPr>
                  <w:b w:val="0"/>
                  <w:i w:val="0"/>
                  <w:color w:val="000000"/>
                  <w:sz w:val="20"/>
                </w:rPr>
                <w:t>2</w:t>
              </w:r>
            </w:ins>
          </w:p>
        </w:tc>
        <w:tc>
          <w:tcPr>
            <w:tcW w:type="dxa" w:w="850"/>
            <w:tcBorders>
              <w:bottom w:val="single" w:sz="8" w:space="0" w:color="000000"/>
            </w:tcBorders>
          </w:tcPr>
          <w:p>
            <w:pPr>
              <w:spacing w:before="0" w:after="0"/>
              <w:jc w:val="center"/>
              <w:rPr>
                <w:ins w:id="1113" w:author="Claude" w:date="2026-09-24T00:00:00Z"/>
              </w:rPr>
            </w:pPr>
            <w:ins w:id="1112" w:author="Claude" w:date="2026-09-24T00:00:00Z">
              <w:r>
                <w:rPr>
                  <w:b w:val="0"/>
                  <w:i w:val="0"/>
                  <w:color w:val="000000"/>
                  <w:sz w:val="20"/>
                </w:rPr>
                <w:t>2,5</w:t>
              </w:r>
            </w:ins>
          </w:p>
        </w:tc>
        <w:tc>
          <w:tcPr>
            <w:tcW w:type="dxa" w:w="1800"/>
            <w:tcBorders>
              <w:bottom w:val="single" w:sz="8" w:space="0" w:color="000000"/>
            </w:tcBorders>
          </w:tcPr>
          <w:p>
            <w:pPr>
              <w:spacing w:before="0" w:after="0"/>
              <w:jc w:val="center"/>
              <w:rPr>
                <w:ins w:id="1115" w:author="Claude" w:date="2026-09-24T00:00:00Z"/>
              </w:rPr>
            </w:pPr>
            <w:ins w:id="1114" w:author="Claude" w:date="2026-09-24T00:00:00Z">
              <w:r>
                <w:rPr>
                  <w:b w:val="0"/>
                  <w:i w:val="0"/>
                  <w:color w:val="000000"/>
                  <w:sz w:val="20"/>
                </w:rPr>
                <w:t>1,4</w:t>
              </w:r>
            </w:ins>
          </w:p>
        </w:tc>
      </w:tr>
    </w:tbl>
    <w:p>
      <w:pPr>
        <w:spacing w:before="0" w:after="240"/>
        <w:jc w:val="both"/>
        <w:rPr>
          <w:ins w:id="1122" w:author="Claude" w:date="2026-09-24T00:00:00Z"/>
        </w:rPr>
      </w:pPr>
      <w:ins w:id="1120" w:author="Claude" w:date="2026-09-24T00:00:00Z">
        <w:r>
          <w:rPr>
            <w:b w:val="0"/>
            <w:i/>
            <w:color w:val="000000"/>
            <w:sz w:val="20"/>
          </w:rPr>
          <w:t xml:space="preserve">Nota. </w:t>
        </w:r>
      </w:ins>
      <w:ins w:id="1121" w:author="Claude" w:date="2026-09-24T00:00:00Z">
        <w:r>
          <w:rPr>
            <w:b w:val="0"/>
            <w:i w:val="0"/>
            <w:color w:val="000000"/>
            <w:sz w:val="20"/>
          </w:rPr>
          <w:t>Recuentos de respuestas «SÍ» sobre los expedientes analizados (167 de 187 listados; se excluye 00153-2022, proceso especial). Convenciones probatorias: un registro «PARCIAL» en Oralidad, no computado. Datos descriptivos, no ajustados por vía procedimental. Fuente: Consolidado_corpus_MCCLO_1ra_instancia_FIN.xlsx, hojas Consolidado_187 y Resumen.</w:t>
        </w:r>
      </w:ins>
    </w:p>
    <w:p w14:paraId="6666CA6F" w14:textId="77777777" w:rsidR="005A57F1" w:rsidRPr="000B1548" w:rsidRDefault="005A57F1">
      <w:pPr>
        <w:spacing w:after="120" w:line="360" w:lineRule="auto"/>
        <w:jc w:val="both"/>
      </w:pPr>
    </w:p>
    <w:p w14:paraId="2F4B42B3" w14:textId="60365033" w:rsidR="009D3685" w:rsidRDefault="000B1548">
      <w:pPr>
        <w:pStyle w:val="Ttulo3"/>
        <w:spacing w:before="180" w:after="100"/>
      </w:pPr>
      <w:r>
        <w:rPr>
          <w:b/>
          <w:bCs/>
          <w:i/>
          <w:iCs/>
          <w:color w:val="000000"/>
        </w:rPr>
        <w:lastRenderedPageBreak/>
        <w:t>5.2.2. Triangulación normativa</w:t>
      </w:r>
    </w:p>
    <w:p w14:paraId="754A9E06" w14:textId="2A7A9F17" w:rsidR="009D3685" w:rsidRPr="000B1548" w:rsidRDefault="00000000">
      <w:pPr>
        <w:spacing w:after="120" w:line="360" w:lineRule="auto"/>
        <w:jc w:val="both"/>
      </w:pPr>
      <w:r>
        <w:rPr>
          <w:color w:val="000000"/>
        </w:rPr>
        <w:t xml:space="preserve">En el plano normativo, el hallazgo debe leerse a la luz de dos bloques de fuentes. El primero es el de los principios rectores del proceso civil: V del Título Preliminar del Código Procesal Civil consagran la dirección e impulso de oficio, la inmediación, la concentración y la economía procesal, y sancionan con nulidad absoluta la delegación de las audiencias a un auxiliar jurisdiccional. La </w:t>
      </w:r>
      <w:r>
        <w:rPr>
          <w:i/>
          <w:iCs/>
          <w:color w:val="000000"/>
        </w:rPr>
        <w:t>ratio legis</w:t>
      </w:r>
      <w:r>
        <w:rPr>
          <w:color w:val="000000"/>
        </w:rPr>
        <w:t xml:space="preserve"> de tales disposiciones es transformar al juez pasivo del modelo escrito en el director del proceso, que impulsa las actuaciones y recibe la prueba con presencia física y contacto directo. La R. A. N.° 374-2019-CE-PJ, que aprueba los lineamientos de gestión corporativa del Módulo Civil de Litigación Oral, no crea principios nuevos: operativiza los que el Código reconocía desde 1993 y que, bajo el trámite escritural, se diluían en resoluciones sucesivas y separadas.</w:t>
      </w:r>
    </w:p>
    <w:p w14:paraId="7E06E429" w14:textId="6EC1D5A8" w:rsidR="009D3685" w:rsidRPr="000B1548" w:rsidRDefault="00000000">
      <w:pPr>
        <w:spacing w:after="120" w:line="360" w:lineRule="auto"/>
        <w:jc w:val="both"/>
      </w:pPr>
      <w:r>
        <w:rPr>
          <w:color w:val="000000"/>
        </w:rPr>
        <w:t>El segundo bloque, La R. A. N.° 312-2018-CE-PJ, que crea el módulo en Arequipa, y la R. A. N.° 049-2020-CE-PJ, que aprueba su reglamento, son las fuentes que convierten esa integración en protocolo de audiencia.</w:t>
      </w:r>
      <w:r>
        <w:t xml:space="preserve"> </w:t>
      </w:r>
      <w:r>
        <w:rPr>
          <w:color w:val="000000"/>
        </w:rPr>
        <w:t>Confrontado el hallazgo con este marco, la evidencia demuestra que la concentración procesal es un producto de gestión judicial y no un efecto doctrinal abstracto: la audiencia preliminar concentrada del módulo arequipeño no aplica una norma nueva, sino que hace efectivos principios vigentes desde 1993. El dato obliga, por tanto, a distinguir entre vigencia normativa y eficacia operativa del principio de concentración, y sugiere que la variable crítica no es la norma sino el protocolo de audiencia y su supervisión.</w:t>
      </w:r>
    </w:p>
    <w:p w14:paraId="696BE277" w14:textId="3A8C6226" w:rsidR="009D3685" w:rsidRDefault="00680954">
      <w:pPr>
        <w:pStyle w:val="Ttulo3"/>
        <w:spacing w:before="180" w:after="100"/>
      </w:pPr>
      <w:r>
        <w:rPr>
          <w:b/>
          <w:bCs/>
          <w:i/>
          <w:iCs/>
          <w:color w:val="000000"/>
        </w:rPr>
        <w:t>5.2.3. Triangulación doctrinal</w:t>
      </w:r>
    </w:p>
    <w:p w14:paraId="6ADBECE2" w14:textId="1EAFB0B0" w:rsidR="009D3685" w:rsidRDefault="00000000">
      <w:pPr>
        <w:spacing w:after="120" w:line="360" w:lineRule="auto"/>
        <w:jc w:val="both"/>
      </w:pPr>
      <w:r>
        <w:rPr>
          <w:color w:val="000000"/>
        </w:rPr>
        <w:t xml:space="preserve">La doctrina clásica de la oralidad respalda el hallazgo en su núcleo. Chiovenda, citado por Cayllahua Peña (2019), sostiene que el juez debe conocer de las actividades procesales no a base de escritos, sino a base de la impresión recibida de aquellas actividades ocurridas ante él y por él vistas. Cappelletti, citado por Groppo (2024), asigna al proceso oral dos significados: es un proceso más rápido, concentrado y eficiente, y es un proceso más fiel a una metodología concreta y empírico-inductiva para buscar hechos y evaluar pruebas. La concentración verificada </w:t>
      </w:r>
      <w:del w:id="1006" w:author="Claude" w:date="2026-09-24T00:00:00Z">
        <w:r>
          <w:rPr>
            <w:color w:val="000000"/>
          </w:rPr>
          <w:delText xml:space="preserve">en el 77,2 % de los expedientes Oralidad</w:delText>
        </w:r>
      </w:del>
      <w:ins w:id="1007" w:author="Claude" w:date="2026-09-24T00:00:00Z">
        <w:r>
          <w:rPr>
            <w:color w:val="000000"/>
          </w:rPr>
          <w:t xml:space="preserve">en el 71,3 % de los expedientes Oralidad</w:t>
        </w:r>
      </w:ins>
      <w:r>
        <w:rPr>
          <w:color w:val="000000"/>
        </w:rPr>
        <w:t xml:space="preserve"> materializa la primera de esas dimensiones.</w:t>
      </w:r>
    </w:p>
    <w:p w14:paraId="121B8B65" w14:textId="61E22C9A" w:rsidR="009D3685" w:rsidRDefault="00000000">
      <w:pPr>
        <w:spacing w:after="120" w:line="360" w:lineRule="auto"/>
        <w:jc w:val="both"/>
      </w:pPr>
      <w:r>
        <w:rPr>
          <w:color w:val="000000"/>
        </w:rPr>
        <w:lastRenderedPageBreak/>
        <w:t xml:space="preserve">La doctrina nacional permite precisar la fuente del efecto. Bustamante y Angulo (2020) señalan que la audiencia oral permite al juez dirigir el debate y procurar la resolución de la controversia mediante el menor número posible de actuaciones, de modo que la concentración es un efecto de la organización judicial y de la dirección activa del juez; los resultados coinciden con esta posición, porque el mayor cambio se presentó precisamente en las actuaciones directamente controladas por el juez. Guerra-Cerrón (2022), siguiendo a Taruffo, sostiene que un sistema judicial es eficiente cuando su funcionamiento resulta razonablemente rápido y económico, pero también cuando se orienta estructuralmente a decisiones informadas, precisas y responsables; y que el modelo oral transforma la función del juez, que deja el papel pasivo y asume la dirección e impulso del proceso. El aumento de la concentración procesal demuestra esa intervención judicial más activa; sin embargo, la baja frecuencia de sentencias emitidas en audiencia </w:t>
      </w:r>
      <w:del w:id="1008" w:author="Claude" w:date="2026-09-24T00:00:00Z">
        <w:r>
          <w:rPr>
            <w:color w:val="000000"/>
          </w:rPr>
          <w:lastRenderedPageBreak/>
          <w:delText xml:space="preserve">(19,3 %)</w:delText>
        </w:r>
      </w:del>
      <w:ins w:id="1009" w:author="Claude" w:date="2026-09-24T00:00:00Z">
        <w:r>
          <w:rPr>
            <w:color w:val="000000"/>
          </w:rPr>
          <w:lastRenderedPageBreak/>
          <w:t xml:space="preserve">(5,0 %)</w:t>
        </w:r>
      </w:ins>
      <w:r>
        <w:rPr>
          <w:color w:val="000000"/>
        </w:rPr>
        <w:lastRenderedPageBreak/>
        <w:t xml:space="preserve"> indica que la dirección judicial todavía no comprende con igual intensidad la etapa decisoria.</w:t>
      </w:r>
    </w:p>
    <w:p w14:paraId="45BF6DBE" w14:textId="77777777" w:rsidR="009D3685" w:rsidRDefault="00000000">
      <w:pPr>
        <w:spacing w:after="120" w:line="360" w:lineRule="auto"/>
        <w:jc w:val="both"/>
      </w:pPr>
      <w:r>
        <w:rPr>
          <w:color w:val="000000"/>
        </w:rPr>
        <w:t xml:space="preserve">Sangama (2022) sostiene que las audiencias preliminares y probatorias permiten concentrar diversos actos procesales en una sola audiencia y otorgan al juez un papel más activo; la coincidencia con el hallazgo es directa, pero los resultados delimitan el alcance de la afirmación: las convenciones probatorias, la sentencia en audiencia y la lectura oral del fallo continúan siendo prácticas minoritarias. Alarcón y Barba (2024) aportan la explicación de ese límite al advertir que el éxito de la oralidad depende también de la preparación de los abogados, pues algunos litigantes continúan leyendo escritos previamente elaborados, lo que dificulta la fluidez del debate. Esta advertencia coincide </w:t>
      </w:r>
      <w:del w:id="1010" w:author="Claude" w:date="2026-09-24T00:00:00Z">
        <w:r>
          <w:rPr>
            <w:color w:val="000000"/>
          </w:rPr>
          <w:delText xml:space="preserve">con la utilización marginal de las convenciones probatorias (3,5 %)</w:delText>
        </w:r>
      </w:del>
      <w:ins w:id="1011" w:author="Claude" w:date="2026-09-24T00:00:00Z">
        <w:r>
          <w:rPr>
            <w:color w:val="000000"/>
          </w:rPr>
          <w:t xml:space="preserve">con la ausencia práctica de las convenciones probatorias (ningún registro pleno en los 167 expedientes analizados y uno solo parcial)</w:t>
        </w:r>
      </w:ins>
      <w:r>
        <w:rPr>
          <w:color w:val="000000"/>
        </w:rPr>
        <w:t xml:space="preserve">: el modelo mejoró lo que depende del juez y obtuvo menores avances en las prácticas que requieren la participación activa y colaborativa de la defensa técnica.</w:t>
      </w:r>
    </w:p>
    <w:p w14:paraId="5BE1F9DF" w14:textId="5173BCF2" w:rsidR="009D3685" w:rsidRDefault="000B1548">
      <w:pPr>
        <w:pStyle w:val="Ttulo3"/>
        <w:spacing w:before="180" w:after="100"/>
      </w:pPr>
      <w:r>
        <w:rPr>
          <w:b/>
          <w:bCs/>
          <w:i/>
          <w:iCs/>
          <w:color w:val="000000"/>
        </w:rPr>
        <w:t>5.2.4. Contraste con los antecedentes de investigación</w:t>
      </w:r>
    </w:p>
    <w:p w14:paraId="073BD6C7" w14:textId="77777777" w:rsidR="009D3685" w:rsidRDefault="00000000">
      <w:pPr>
        <w:spacing w:after="120" w:line="360" w:lineRule="auto"/>
        <w:jc w:val="both"/>
      </w:pPr>
      <w:r>
        <w:rPr>
          <w:color w:val="000000"/>
        </w:rPr>
        <w:t xml:space="preserve">Bustamante y Angulo (2020) sostienen que la oralidad civil peruana no proviene de una reforma legislativa del Código Procesal Civil, sino de una práctica judicial autogenerada e institucionalizada por vía administrativa, cuyo eje operativo es la audiencia preliminar concentrada como sustituto funcional del trámite escritural fragmentado. Los resultados confirman esa caracterización y la documentan empíricamente: el patrón dominante en el grupo Tradicional </w:t>
      </w:r>
      <w:del w:id="1012" w:author="Claude" w:date="2026-09-24T00:00:00Z">
        <w:r>
          <w:rPr>
            <w:color w:val="000000"/>
          </w:rPr>
          <w:delText xml:space="preserve">(veintinueve de cuarenta y tres expedientes) es la dispersión del saneamiento en tres resoluciones sucesivas y separadas</w:delText>
        </w:r>
      </w:del>
      <w:ins w:id="1013" w:author="Claude" w:date="2026-09-24T00:00:00Z">
        <w:r>
          <w:rPr>
            <w:color w:val="000000"/>
          </w:rPr>
          <w:t xml:space="preserve">(sesenta y uno de ochenta y siete expedientes: cuarenta y tres con concentración solo parcial y dieciocho sin concentración) es la dispersión del saneamiento en resoluciones sucesivas y separadas</w:t>
        </w:r>
      </w:ins>
      <w:r>
        <w:rPr>
          <w:color w:val="000000"/>
        </w:rPr>
        <w:t xml:space="preserve">, y bajo el modelo Oralidad la audiencia única concentra los tres actos </w:t>
      </w:r>
      <w:del w:id="1014" w:author="Claude" w:date="2026-09-24T00:00:00Z">
        <w:r>
          <w:rPr>
            <w:color w:val="000000"/>
          </w:rPr>
          <w:delText xml:space="preserve">en el 77,2 % de los casos</w:delText>
        </w:r>
      </w:del>
      <w:ins w:id="1015" w:author="Claude" w:date="2026-09-24T00:00:00Z">
        <w:r>
          <w:rPr>
            <w:color w:val="000000"/>
          </w:rPr>
          <w:t xml:space="preserve">en el 71,3 % de los casos</w:t>
        </w:r>
      </w:ins>
      <w:r>
        <w:rPr>
          <w:color w:val="000000"/>
        </w:rPr>
        <w:t xml:space="preserve">.</w:t>
      </w:r>
    </w:p>
    <w:p w14:paraId="1DAB3FF3" w14:textId="77777777" w:rsidR="009D3685" w:rsidRDefault="00000000">
      <w:pPr>
        <w:spacing w:after="120" w:line="360" w:lineRule="auto"/>
        <w:jc w:val="both"/>
      </w:pPr>
      <w:commentRangeStart w:id="0"/>
      <w:r>
        <w:rPr>
          <w:color w:val="000000"/>
        </w:rPr>
        <w:lastRenderedPageBreak/>
        <w:t xml:space="preserve">El antecedente internacional de Peñaherrera Toapaxi (2022) concluyó que la oralidad civil favorece la concentración de las actuaciones y la celeridad en determinados casos, pero que su eficacia no es uniforme, debido a factores institucionales, tecnológicos y culturales. Existe coincidencia plena: la concentración </w:t>
      </w:r>
      <w:del w:id="1016" w:author="Claude" w:date="2026-09-24T00:00:00Z">
        <w:r>
          <w:rPr>
            <w:color w:val="000000"/>
          </w:rPr>
          <w:lastRenderedPageBreak/>
          <w:delText xml:space="preserve">aumentó del 20,9 % al 77,2 %, pero las convenciones probatorias (3,5 %), la sentencia en audiencia (19,3 %) y la lectura oral del fallo (7,0 %)</w:delText>
        </w:r>
      </w:del>
      <w:ins w:id="1017" w:author="Claude" w:date="2026-09-24T00:00:00Z">
        <w:r>
          <w:rPr>
            <w:color w:val="000000"/>
          </w:rPr>
          <w:lastRenderedPageBreak/>
          <w:t xml:space="preserve">aumentó del 20,7 % al 71,3 %, pero las convenciones probatorias (0,0 %), la sentencia en audiencia (5,0 %) y la lectura oral del fallo (2,5 %)</w:t>
        </w:r>
      </w:ins>
      <w:r>
        <w:rPr>
          <w:color w:val="000000"/>
        </w:rPr>
        <w:lastRenderedPageBreak/>
        <w:t xml:space="preserve"> permanecieron como prácticas minoritarias, y la duración del control de segunda instancia se mantuvo invariable. El antecedente y los resultados sostienen, por tanto, que la efectividad del modelo es positiva pero </w:t>
      </w:r>
      <w:r>
        <w:rPr>
          <w:b/>
          <w:bCs/>
          <w:color w:val="000000"/>
        </w:rPr>
        <w:t>diferenciada</w:t>
      </w:r>
      <w:r>
        <w:rPr>
          <w:color w:val="000000"/>
        </w:rPr>
        <w:t>.</w:t>
      </w:r>
      <w:commentRangeEnd w:id="0"/>
      <w:r>
        <w:rPr>
          <w:rStyle w:val="CommentReference"/>
        </w:rPr>
        <w:commentReference w:id="0"/>
      </w:r>
    </w:p>
    <w:p w14:paraId="4DC114D5" w14:textId="77777777" w:rsidR="009D3685" w:rsidRDefault="00000000">
      <w:pPr>
        <w:spacing w:after="120" w:line="360" w:lineRule="auto"/>
        <w:jc w:val="both"/>
      </w:pPr>
      <w:r>
        <w:rPr>
          <w:color w:val="000000"/>
        </w:rPr>
        <w:t>Ríos (2013), a partir de la observación directa de audiencias civiles en varios países de la región, documenta que la implantación de audiencias no equivale a oralidad efectiva y describe patrones de ritualización: audiencias celebradas como trámite, lectura de escritos y decisión diferida a la elaboración escrita posterior. Los resultados confirman ese diagnóstico regional. Que la coincidencia se produzca con un estudio de más de una década de antigüedad revela la persistencia del patrón y descarta que se trate de una deficiencia atribuible al diseño particular del módulo arequipeño. La explicación plausible es que las dimensiones organizativa y decisoria de la oralidad tienen costos institucionales distintos: concentrar audiencias exige reorganizar agendas, mientras que decidir oralmente exige transformar la cultura judicial y la seguridad argumentativa con que el juez enfrenta el fallo inmediato.</w:t>
      </w:r>
    </w:p>
    <w:p w14:paraId="43352128" w14:textId="7670AA70" w:rsidR="009D3685" w:rsidRDefault="000B1548">
      <w:pPr>
        <w:pStyle w:val="Ttulo2"/>
        <w:spacing w:before="240" w:after="120"/>
      </w:pPr>
      <w:r>
        <w:rPr>
          <w:b/>
          <w:bCs/>
          <w:color w:val="000000"/>
          <w:sz w:val="24"/>
          <w:szCs w:val="24"/>
        </w:rPr>
        <w:t>5.3. Discusión respecto al segundo objetivo específico: las sentencias y sus consecuencias procesales</w:t>
      </w:r>
    </w:p>
    <w:p w14:paraId="434AEDE7" w14:textId="1CC8D458" w:rsidR="009D3685" w:rsidRDefault="000B1548">
      <w:pPr>
        <w:pStyle w:val="Ttulo3"/>
        <w:spacing w:before="180" w:after="100"/>
      </w:pPr>
      <w:r>
        <w:rPr>
          <w:b/>
          <w:bCs/>
          <w:i/>
          <w:iCs/>
          <w:color w:val="000000"/>
        </w:rPr>
        <w:t>5.3.1. Triangulación normativa</w:t>
      </w:r>
    </w:p>
    <w:p w14:paraId="2C95969A" w14:textId="77777777" w:rsidR="009D3685" w:rsidRPr="000B1548" w:rsidRDefault="00000000">
      <w:pPr>
        <w:spacing w:after="120" w:line="360" w:lineRule="auto"/>
        <w:jc w:val="both"/>
      </w:pPr>
      <w:r>
        <w:rPr>
          <w:color w:val="000000"/>
        </w:rPr>
        <w:t>Tres bloques normativos sirven de parámetro a este hallazgo. El primero es el de la debida motivación: el artículo 139, inciso 5, de la Constitución Política y el artículo 122 del Código Procesal Civil exigen que el juez explique las razones lógico-discursivas que enlazan las premisas fácticas con la normativa, garantizando la justificación interna y externa del fallo y proscribiendo que la decisión se apoye únicamente en impresiones psicológicas del juzgador. La sanción es la nulidad absoluta de las sentencias que adolezcan de motivación aparente, insuficiente, contradictoria o formularia. Este bloque es el parámetro de calidad del instrumento de investigación: medir si las sentencias cumplen la debida motivación o resultan formatos mecánicos es la esencia de comprobar la efectividad del modelo.</w:t>
      </w:r>
    </w:p>
    <w:p w14:paraId="01BF6A11" w14:textId="4201E43F" w:rsidR="009D3685" w:rsidRDefault="00000000">
      <w:pPr>
        <w:spacing w:after="120" w:line="360" w:lineRule="auto"/>
        <w:jc w:val="both"/>
      </w:pPr>
      <w:r>
        <w:rPr>
          <w:color w:val="000000"/>
        </w:rPr>
        <w:t>El segundo bloque: los artículos 188 y 197 del CPC exigen que todos los medios probatorios sean apreciados en forma conjunta y razonada, con sujeción a las reglas de la lógica, la ciencia y las máximas de la experiencia, exteriorizadas en la resolución. Si el juez omite explicitar las inferencias que conectan los medios de prueba con el hecho probado, la resolución incurre en error en la valoración probatoria y puede ser anulada o revocada por el superior. La sana crítica cobra su verdadero valor cuando el juez percibe la prueba él mismo en la audiencia, lo que la vincula directamente con la inmediación estudiada en el primer objetivo.</w:t>
      </w:r>
    </w:p>
    <w:p w14:paraId="61EF40DD" w14:textId="16ABB022" w:rsidR="009D3685" w:rsidRDefault="00E279A0">
      <w:pPr>
        <w:pStyle w:val="Ttulo3"/>
        <w:spacing w:before="180" w:after="100"/>
      </w:pPr>
      <w:r>
        <w:rPr>
          <w:b/>
          <w:bCs/>
          <w:i/>
          <w:iCs/>
          <w:color w:val="000000"/>
        </w:rPr>
        <w:t>5.3.3. Triangulación jurisprudencial</w:t>
      </w:r>
    </w:p>
    <w:p w14:paraId="32984B9B" w14:textId="77777777" w:rsidR="009D3685" w:rsidRDefault="00000000">
      <w:pPr>
        <w:spacing w:after="120" w:line="360" w:lineRule="auto"/>
        <w:jc w:val="both"/>
      </w:pPr>
      <w:r>
        <w:rPr>
          <w:color w:val="000000"/>
        </w:rPr>
        <w:lastRenderedPageBreak/>
        <w:t xml:space="preserve">El criterio rector del instrumento es la </w:t>
      </w:r>
      <w:r>
        <w:rPr>
          <w:b/>
          <w:bCs/>
          <w:color w:val="000000"/>
        </w:rPr>
        <w:t>STC 00728-2008-PHC/TC (caso Llamoja)</w:t>
      </w:r>
      <w:r>
        <w:rPr>
          <w:color w:val="000000"/>
        </w:rPr>
        <w:t xml:space="preserve">, que tipifica los vicios de motivación (aparente, insuficiente, contradictoria, formularia) y exige razones objetivas en lugar de la descripción del proceso psicológico del juez. La aplicación de esta tipología al proceso civil demostró capacidad discriminante: permitió distinguir motivación aparente, insuficiente, interna y externa en ambos corpus, y fue esa capacidad la que hizo visible el desplazamiento del vicio entre períodos. La </w:t>
      </w:r>
      <w:r>
        <w:rPr>
          <w:b/>
          <w:bCs/>
          <w:color w:val="000000"/>
        </w:rPr>
        <w:t>STC 00812-2022-PA/TC</w:t>
      </w:r>
      <w:r>
        <w:rPr>
          <w:color w:val="000000"/>
        </w:rPr>
        <w:t xml:space="preserve">, referida específicamente a la implementación en Arequipa, sirvió de parámetro para examinar el cumplimiento de la inmediación y la valoración de la prueba, y la </w:t>
      </w:r>
      <w:r>
        <w:rPr>
          <w:b/>
          <w:bCs/>
          <w:color w:val="000000"/>
        </w:rPr>
        <w:t>STC 3509-2009-PHC/TC</w:t>
      </w:r>
      <w:r>
        <w:rPr>
          <w:color w:val="000000"/>
        </w:rPr>
        <w:t xml:space="preserve"> fijó el estándar de plazo razonable, cuya aplicación se discute en 7.4.</w:t>
      </w:r>
    </w:p>
    <w:p w14:paraId="179953AD" w14:textId="77777777" w:rsidR="009D3685" w:rsidRDefault="00000000">
      <w:pPr>
        <w:spacing w:after="120" w:line="360" w:lineRule="auto"/>
        <w:jc w:val="both"/>
      </w:pPr>
      <w:commentRangeStart w:id="1"/>
      <w:r>
        <w:rPr>
          <w:color w:val="000000"/>
        </w:rPr>
        <w:t xml:space="preserve">En el plano de la Corte Suprema, la ficha verificó la observancia de los precedentes vinculantes. La omisión de regla vinculante de Pleno Casatorio aparece en cinco expedientes Tradicionales (14,7 %) y desciende a tres en el grupo Oralidad (6,0 %); más relevante aún, en el período Oralidad los Plenos operan como criterio decisorio efectivamente aplicado: el </w:t>
      </w:r>
      <w:r>
        <w:rPr>
          <w:b/>
          <w:bCs/>
          <w:color w:val="000000"/>
        </w:rPr>
        <w:t>IV Pleno Casatorio Civil</w:t>
      </w:r>
      <w:r>
        <w:rPr>
          <w:color w:val="000000"/>
        </w:rPr>
        <w:t xml:space="preserve"> (Cas. 2195-2011-Ucayali) en desalojo por ocupación precaria, el </w:t>
      </w:r>
      <w:r>
        <w:rPr>
          <w:b/>
          <w:bCs/>
          <w:color w:val="000000"/>
        </w:rPr>
        <w:t>IX Pleno Casatorio Civil</w:t>
      </w:r>
      <w:r>
        <w:rPr>
          <w:color w:val="000000"/>
        </w:rPr>
        <w:t xml:space="preserve"> (Cas. 4442-2015-Moquegua) en otorgamiento de escritura pública, incluida la exigencia de contradictorio ante una nulidad manifiesta, el </w:t>
      </w:r>
      <w:r>
        <w:rPr>
          <w:b/>
          <w:bCs/>
          <w:color w:val="000000"/>
        </w:rPr>
        <w:t>II Pleno</w:t>
      </w:r>
      <w:r>
        <w:rPr>
          <w:color w:val="000000"/>
        </w:rPr>
        <w:t xml:space="preserve"> en prescripción adquisitiva y el </w:t>
      </w:r>
      <w:r>
        <w:rPr>
          <w:b/>
          <w:bCs/>
          <w:color w:val="000000"/>
        </w:rPr>
        <w:t>X Pleno</w:t>
      </w:r>
      <w:r>
        <w:rPr>
          <w:color w:val="000000"/>
        </w:rPr>
        <w:t xml:space="preserve"> en materia de valoración de la prueba y saneamiento probatorio. El estándar vinculante pasa, así, de ser motivo de anulación a ser herramienta de fundamentación. La Casación 4088-2019-Arequipa, citada en la triangulación de fuentes, sustenta la validez de los actos practicados bajo el modelo de litigación oral.</w:t>
      </w:r>
      <w:commentRangeEnd w:id="1"/>
      <w:r>
        <w:rPr>
          <w:rStyle w:val="CommentReference"/>
        </w:rPr>
        <w:commentReference w:id="1"/>
      </w:r>
    </w:p>
    <w:p w14:paraId="702BC992" w14:textId="77777777" w:rsidR="009D3685" w:rsidRDefault="00000000">
      <w:pPr>
        <w:spacing w:after="120" w:line="360" w:lineRule="auto"/>
        <w:jc w:val="both"/>
      </w:pPr>
      <w:r>
        <w:rPr>
          <w:color w:val="000000"/>
        </w:rPr>
        <w:t xml:space="preserve">Cuando el vicio ya no proviene del diseño procesal escritural, proviene de formalidades imperativas singulares o de defectos en el emplazamiento (nulidad concatenada por vicio en resolución previa: </w:t>
      </w:r>
      <w:del w:id="1018" w:author="Claude" w:date="2026-09-24T00:00:00Z">
        <w:r>
          <w:rPr>
            <w:color w:val="000000"/>
          </w:rPr>
          <w:delText xml:space="preserve">12,0 % en el grupo Oralidad)</w:delText>
        </w:r>
      </w:del>
      <w:ins w:id="1019" w:author="Claude" w:date="2026-09-24T00:00:00Z">
        <w:r>
          <w:rPr>
            <w:color w:val="000000"/>
          </w:rPr>
          <w:t xml:space="preserve">11,5 % de las sentencias anuladas del grupo Oralidad, frente al 7,5 % del grupo Tradicional; Tabla 5.2)</w:t>
        </w:r>
      </w:ins>
      <w:r>
        <w:rPr>
          <w:color w:val="000000"/>
        </w:rPr>
        <w:t xml:space="preserve">, lo que confirma que el modelo redujo el defecto atribuible a su propia arquitectura, pero no puede neutralizar los que le son externos.</w:t>
      </w:r>
    </w:p>
    <w:p>
      <w:pPr>
        <w:spacing w:before="240" w:after="0"/>
        <w:rPr>
          <w:ins w:id="1399" w:author="Claude" w:date="2026-09-24T00:00:00Z"/>
        </w:rPr>
      </w:pPr>
      <w:ins w:id="1398" w:author="Claude" w:date="2026-09-24T00:00:00Z">
        <w:r>
          <w:rPr>
            <w:b/>
            <w:i w:val="0"/>
            <w:color w:val="000000"/>
            <w:sz w:val="24"/>
          </w:rPr>
          <w:t>Tabla 5.2</w:t>
        </w:r>
      </w:ins>
    </w:p>
    <w:p>
      <w:pPr>
        <w:spacing w:before="0" w:after="120"/>
        <w:rPr>
          <w:ins w:id="1401" w:author="Claude" w:date="2026-09-24T00:00:00Z"/>
        </w:rPr>
      </w:pPr>
      <w:ins w:id="1400" w:author="Claude" w:date="2026-09-24T00:00:00Z">
        <w:r>
          <w:rPr>
            <w:b w:val="0"/>
            <w:i/>
            <w:color w:val="000000"/>
            <w:sz w:val="24"/>
          </w:rPr>
          <w:t>Causales de nulidad declaradas por la Sala en las sentencias anuladas, por grupo</w:t>
        </w:r>
      </w:ins>
    </w:p>
    <w:tbl>
      <w:tblPr>
        <w:tblW w:type="dxa" w:w="9070"/>
        <w:tblLayout w:type="fixed"/>
        <w:tblLook w:firstColumn="1" w:firstRow="1" w:lastColumn="0" w:lastRow="0" w:noHBand="0" w:noVBand="1" w:val="04A0"/>
      </w:tblPr>
      <w:tblGrid>
        <w:gridCol w:w="4470"/>
        <w:gridCol w:w="1300"/>
        <w:gridCol w:w="850"/>
        <w:gridCol w:w="1300"/>
        <w:gridCol w:w="1150"/>
      </w:tblGrid>
      <w:tr>
        <w:trPr>
          <w:ins w:id="1123" w:author="Claude" w:date="2026-09-24T00:00:00Z"/>
        </w:trPr>
        <w:tc>
          <w:tcPr>
            <w:tcW w:type="dxa" w:w="4470"/>
            <w:tcBorders>
              <w:top w:val="single" w:sz="8" w:space="0" w:color="000000"/>
              <w:bottom w:val="single" w:sz="8" w:space="0" w:color="000000"/>
            </w:tcBorders>
          </w:tcPr>
          <w:p>
            <w:pPr>
              <w:spacing w:before="0" w:after="0"/>
              <w:jc w:val="left"/>
              <w:rPr>
                <w:ins w:id="1125" w:author="Claude" w:date="2026-09-24T00:00:00Z"/>
              </w:rPr>
            </w:pPr>
            <w:ins w:id="1124" w:author="Claude" w:date="2026-09-24T00:00:00Z">
              <w:r>
                <w:rPr>
                  <w:b/>
                  <w:i w:val="0"/>
                  <w:color w:val="000000"/>
                  <w:sz w:val="20"/>
                </w:rPr>
                <w:t>Causal</w:t>
              </w:r>
            </w:ins>
          </w:p>
        </w:tc>
        <w:tc>
          <w:tcPr>
            <w:tcW w:type="dxa" w:w="1300"/>
            <w:tcBorders>
              <w:top w:val="single" w:sz="8" w:space="0" w:color="000000"/>
              <w:bottom w:val="single" w:sz="8" w:space="0" w:color="000000"/>
            </w:tcBorders>
          </w:tcPr>
          <w:p>
            <w:pPr>
              <w:spacing w:before="0" w:after="0"/>
              <w:jc w:val="center"/>
              <w:rPr>
                <w:ins w:id="1127" w:author="Claude" w:date="2026-09-24T00:00:00Z"/>
              </w:rPr>
            </w:pPr>
            <w:ins w:id="1126" w:author="Claude" w:date="2026-09-24T00:00:00Z">
              <w:r>
                <w:rPr>
                  <w:b/>
                  <w:i w:val="0"/>
                  <w:color w:val="000000"/>
                  <w:sz w:val="20"/>
                </w:rPr>
                <w:t>Tradicional (n = 53)</w:t>
              </w:r>
            </w:ins>
          </w:p>
        </w:tc>
        <w:tc>
          <w:tcPr>
            <w:tcW w:type="dxa" w:w="850"/>
            <w:tcBorders>
              <w:top w:val="single" w:sz="8" w:space="0" w:color="000000"/>
              <w:bottom w:val="single" w:sz="8" w:space="0" w:color="000000"/>
            </w:tcBorders>
          </w:tcPr>
          <w:p>
            <w:pPr>
              <w:spacing w:before="0" w:after="0"/>
              <w:jc w:val="center"/>
              <w:rPr>
                <w:ins w:id="1129" w:author="Claude" w:date="2026-09-24T00:00:00Z"/>
              </w:rPr>
            </w:pPr>
            <w:ins w:id="1128" w:author="Claude" w:date="2026-09-24T00:00:00Z">
              <w:r>
                <w:rPr>
                  <w:b/>
                  <w:i w:val="0"/>
                  <w:color w:val="000000"/>
                  <w:sz w:val="20"/>
                </w:rPr>
                <w:t>%</w:t>
              </w:r>
            </w:ins>
          </w:p>
        </w:tc>
        <w:tc>
          <w:tcPr>
            <w:tcW w:type="dxa" w:w="1300"/>
            <w:tcBorders>
              <w:top w:val="single" w:sz="8" w:space="0" w:color="000000"/>
              <w:bottom w:val="single" w:sz="8" w:space="0" w:color="000000"/>
            </w:tcBorders>
          </w:tcPr>
          <w:p>
            <w:pPr>
              <w:spacing w:before="0" w:after="0"/>
              <w:jc w:val="center"/>
              <w:rPr>
                <w:ins w:id="1131" w:author="Claude" w:date="2026-09-24T00:00:00Z"/>
              </w:rPr>
            </w:pPr>
            <w:ins w:id="1130" w:author="Claude" w:date="2026-09-24T00:00:00Z">
              <w:r>
                <w:rPr>
                  <w:b/>
                  <w:i w:val="0"/>
                  <w:color w:val="000000"/>
                  <w:sz w:val="20"/>
                </w:rPr>
                <w:t>Oralidad (n = 52)</w:t>
              </w:r>
            </w:ins>
          </w:p>
        </w:tc>
        <w:tc>
          <w:tcPr>
            <w:tcW w:type="dxa" w:w="1150"/>
            <w:tcBorders>
              <w:top w:val="single" w:sz="8" w:space="0" w:color="000000"/>
              <w:bottom w:val="single" w:sz="8" w:space="0" w:color="000000"/>
            </w:tcBorders>
          </w:tcPr>
          <w:p>
            <w:pPr>
              <w:spacing w:before="0" w:after="0"/>
              <w:jc w:val="center"/>
              <w:rPr>
                <w:ins w:id="1133" w:author="Claude" w:date="2026-09-24T00:00:00Z"/>
              </w:rPr>
            </w:pPr>
            <w:ins w:id="1132" w:author="Claude" w:date="2026-09-24T00:00:00Z">
              <w:r>
                <w:rPr>
                  <w:b/>
                  <w:i w:val="0"/>
                  <w:color w:val="000000"/>
                  <w:sz w:val="20"/>
                </w:rPr>
                <w:t>%</w:t>
              </w:r>
            </w:ins>
          </w:p>
        </w:tc>
      </w:tr>
      <w:tr>
        <w:trPr>
          <w:ins w:id="1134" w:author="Claude" w:date="2026-09-24T00:00:00Z"/>
        </w:trPr>
        <w:tc>
          <w:tcPr>
            <w:tcW w:type="dxa" w:w="4470"/>
          </w:tcPr>
          <w:p>
            <w:pPr>
              <w:spacing w:before="0" w:after="0"/>
              <w:jc w:val="left"/>
              <w:rPr>
                <w:ins w:id="1136" w:author="Claude" w:date="2026-09-24T00:00:00Z"/>
              </w:rPr>
            </w:pPr>
            <w:ins w:id="1135" w:author="Claude" w:date="2026-09-24T00:00:00Z">
              <w:r>
                <w:rPr>
                  <w:b w:val="0"/>
                  <w:i w:val="0"/>
                  <w:color w:val="000000"/>
                  <w:sz w:val="20"/>
                </w:rPr>
                <w:t>D01 Notificación o emplazamiento defectuoso</w:t>
              </w:r>
            </w:ins>
          </w:p>
        </w:tc>
        <w:tc>
          <w:tcPr>
            <w:tcW w:type="dxa" w:w="1300"/>
          </w:tcPr>
          <w:p>
            <w:pPr>
              <w:spacing w:before="0" w:after="0"/>
              <w:jc w:val="center"/>
              <w:rPr>
                <w:ins w:id="1138" w:author="Claude" w:date="2026-09-24T00:00:00Z"/>
              </w:rPr>
            </w:pPr>
            <w:ins w:id="1137" w:author="Claude" w:date="2026-09-24T00:00:00Z">
              <w:r>
                <w:rPr>
                  <w:b w:val="0"/>
                  <w:i w:val="0"/>
                  <w:color w:val="000000"/>
                  <w:sz w:val="20"/>
                </w:rPr>
                <w:t>5</w:t>
              </w:r>
            </w:ins>
          </w:p>
        </w:tc>
        <w:tc>
          <w:tcPr>
            <w:tcW w:type="dxa" w:w="850"/>
          </w:tcPr>
          <w:p>
            <w:pPr>
              <w:spacing w:before="0" w:after="0"/>
              <w:jc w:val="center"/>
              <w:rPr>
                <w:ins w:id="1140" w:author="Claude" w:date="2026-09-24T00:00:00Z"/>
              </w:rPr>
            </w:pPr>
            <w:ins w:id="1139" w:author="Claude" w:date="2026-09-24T00:00:00Z">
              <w:r>
                <w:rPr>
                  <w:b w:val="0"/>
                  <w:i w:val="0"/>
                  <w:color w:val="000000"/>
                  <w:sz w:val="20"/>
                </w:rPr>
                <w:t>9,4</w:t>
              </w:r>
            </w:ins>
          </w:p>
        </w:tc>
        <w:tc>
          <w:tcPr>
            <w:tcW w:type="dxa" w:w="1300"/>
          </w:tcPr>
          <w:p>
            <w:pPr>
              <w:spacing w:before="0" w:after="0"/>
              <w:jc w:val="center"/>
              <w:rPr>
                <w:ins w:id="1142" w:author="Claude" w:date="2026-09-24T00:00:00Z"/>
              </w:rPr>
            </w:pPr>
            <w:ins w:id="1141" w:author="Claude" w:date="2026-09-24T00:00:00Z">
              <w:r>
                <w:rPr>
                  <w:b w:val="0"/>
                  <w:i w:val="0"/>
                  <w:color w:val="000000"/>
                  <w:sz w:val="20"/>
                </w:rPr>
                <w:t>3</w:t>
              </w:r>
            </w:ins>
          </w:p>
        </w:tc>
        <w:tc>
          <w:tcPr>
            <w:tcW w:type="dxa" w:w="1150"/>
          </w:tcPr>
          <w:p>
            <w:pPr>
              <w:spacing w:before="0" w:after="0"/>
              <w:jc w:val="center"/>
              <w:rPr>
                <w:ins w:id="1144" w:author="Claude" w:date="2026-09-24T00:00:00Z"/>
              </w:rPr>
            </w:pPr>
            <w:ins w:id="1143" w:author="Claude" w:date="2026-09-24T00:00:00Z">
              <w:r>
                <w:rPr>
                  <w:b w:val="0"/>
                  <w:i w:val="0"/>
                  <w:color w:val="000000"/>
                  <w:sz w:val="20"/>
                </w:rPr>
                <w:t>5,8</w:t>
              </w:r>
            </w:ins>
          </w:p>
        </w:tc>
      </w:tr>
      <w:tr>
        <w:trPr>
          <w:ins w:id="1145" w:author="Claude" w:date="2026-09-24T00:00:00Z"/>
        </w:trPr>
        <w:tc>
          <w:tcPr>
            <w:tcW w:type="dxa" w:w="4470"/>
          </w:tcPr>
          <w:p>
            <w:pPr>
              <w:spacing w:before="0" w:after="0"/>
              <w:jc w:val="left"/>
              <w:rPr>
                <w:ins w:id="1147" w:author="Claude" w:date="2026-09-24T00:00:00Z"/>
              </w:rPr>
            </w:pPr>
            <w:ins w:id="1146" w:author="Claude" w:date="2026-09-24T00:00:00Z">
              <w:r>
                <w:rPr>
                  <w:b w:val="0"/>
                  <w:i w:val="0"/>
                  <w:color w:val="000000"/>
                  <w:sz w:val="20"/>
                </w:rPr>
                <w:t>D02 Vulneración del derecho de defensa</w:t>
              </w:r>
            </w:ins>
          </w:p>
        </w:tc>
        <w:tc>
          <w:tcPr>
            <w:tcW w:type="dxa" w:w="1300"/>
          </w:tcPr>
          <w:p>
            <w:pPr>
              <w:spacing w:before="0" w:after="0"/>
              <w:jc w:val="center"/>
              <w:rPr>
                <w:ins w:id="1149" w:author="Claude" w:date="2026-09-24T00:00:00Z"/>
              </w:rPr>
            </w:pPr>
            <w:ins w:id="1148" w:author="Claude" w:date="2026-09-24T00:00:00Z">
              <w:r>
                <w:rPr>
                  <w:b w:val="0"/>
                  <w:i w:val="0"/>
                  <w:color w:val="000000"/>
                  <w:sz w:val="20"/>
                </w:rPr>
                <w:t>2</w:t>
              </w:r>
            </w:ins>
          </w:p>
        </w:tc>
        <w:tc>
          <w:tcPr>
            <w:tcW w:type="dxa" w:w="850"/>
          </w:tcPr>
          <w:p>
            <w:pPr>
              <w:spacing w:before="0" w:after="0"/>
              <w:jc w:val="center"/>
              <w:rPr>
                <w:ins w:id="1151" w:author="Claude" w:date="2026-09-24T00:00:00Z"/>
              </w:rPr>
            </w:pPr>
            <w:ins w:id="1150" w:author="Claude" w:date="2026-09-24T00:00:00Z">
              <w:r>
                <w:rPr>
                  <w:b w:val="0"/>
                  <w:i w:val="0"/>
                  <w:color w:val="000000"/>
                  <w:sz w:val="20"/>
                </w:rPr>
                <w:t>3,8</w:t>
              </w:r>
            </w:ins>
          </w:p>
        </w:tc>
        <w:tc>
          <w:tcPr>
            <w:tcW w:type="dxa" w:w="1300"/>
          </w:tcPr>
          <w:p>
            <w:pPr>
              <w:spacing w:before="0" w:after="0"/>
              <w:jc w:val="center"/>
              <w:rPr>
                <w:ins w:id="1153" w:author="Claude" w:date="2026-09-24T00:00:00Z"/>
              </w:rPr>
            </w:pPr>
            <w:ins w:id="1152" w:author="Claude" w:date="2026-09-24T00:00:00Z">
              <w:r>
                <w:rPr>
                  <w:b w:val="0"/>
                  <w:i w:val="0"/>
                  <w:color w:val="000000"/>
                  <w:sz w:val="20"/>
                </w:rPr>
                <w:t>2</w:t>
              </w:r>
            </w:ins>
          </w:p>
        </w:tc>
        <w:tc>
          <w:tcPr>
            <w:tcW w:type="dxa" w:w="1150"/>
          </w:tcPr>
          <w:p>
            <w:pPr>
              <w:spacing w:before="0" w:after="0"/>
              <w:jc w:val="center"/>
              <w:rPr>
                <w:ins w:id="1155" w:author="Claude" w:date="2026-09-24T00:00:00Z"/>
              </w:rPr>
            </w:pPr>
            <w:ins w:id="1154" w:author="Claude" w:date="2026-09-24T00:00:00Z">
              <w:r>
                <w:rPr>
                  <w:b w:val="0"/>
                  <w:i w:val="0"/>
                  <w:color w:val="000000"/>
                  <w:sz w:val="20"/>
                </w:rPr>
                <w:t>3,8</w:t>
              </w:r>
            </w:ins>
          </w:p>
        </w:tc>
      </w:tr>
      <w:tr>
        <w:trPr>
          <w:ins w:id="1156" w:author="Claude" w:date="2026-09-24T00:00:00Z"/>
        </w:trPr>
        <w:tc>
          <w:tcPr>
            <w:tcW w:type="dxa" w:w="4470"/>
          </w:tcPr>
          <w:p>
            <w:pPr>
              <w:spacing w:before="0" w:after="0"/>
              <w:jc w:val="left"/>
              <w:rPr>
                <w:ins w:id="1158" w:author="Claude" w:date="2026-09-24T00:00:00Z"/>
              </w:rPr>
            </w:pPr>
            <w:ins w:id="1157" w:author="Claude" w:date="2026-09-24T00:00:00Z">
              <w:r>
                <w:rPr>
                  <w:b w:val="0"/>
                  <w:i w:val="0"/>
                  <w:color w:val="000000"/>
                  <w:sz w:val="20"/>
                </w:rPr>
                <w:t>D03 Litisconsorte necesario omitido</w:t>
              </w:r>
            </w:ins>
          </w:p>
        </w:tc>
        <w:tc>
          <w:tcPr>
            <w:tcW w:type="dxa" w:w="1300"/>
          </w:tcPr>
          <w:p>
            <w:pPr>
              <w:spacing w:before="0" w:after="0"/>
              <w:jc w:val="center"/>
              <w:rPr>
                <w:ins w:id="1160" w:author="Claude" w:date="2026-09-24T00:00:00Z"/>
              </w:rPr>
            </w:pPr>
            <w:ins w:id="1159" w:author="Claude" w:date="2026-09-24T00:00:00Z">
              <w:r>
                <w:rPr>
                  <w:b w:val="0"/>
                  <w:i w:val="0"/>
                  <w:color w:val="000000"/>
                  <w:sz w:val="20"/>
                </w:rPr>
                <w:t>5</w:t>
              </w:r>
            </w:ins>
          </w:p>
        </w:tc>
        <w:tc>
          <w:tcPr>
            <w:tcW w:type="dxa" w:w="850"/>
          </w:tcPr>
          <w:p>
            <w:pPr>
              <w:spacing w:before="0" w:after="0"/>
              <w:jc w:val="center"/>
              <w:rPr>
                <w:ins w:id="1162" w:author="Claude" w:date="2026-09-24T00:00:00Z"/>
              </w:rPr>
            </w:pPr>
            <w:ins w:id="1161" w:author="Claude" w:date="2026-09-24T00:00:00Z">
              <w:r>
                <w:rPr>
                  <w:b w:val="0"/>
                  <w:i w:val="0"/>
                  <w:color w:val="000000"/>
                  <w:sz w:val="20"/>
                </w:rPr>
                <w:t>9,4</w:t>
              </w:r>
            </w:ins>
          </w:p>
        </w:tc>
        <w:tc>
          <w:tcPr>
            <w:tcW w:type="dxa" w:w="1300"/>
          </w:tcPr>
          <w:p>
            <w:pPr>
              <w:spacing w:before="0" w:after="0"/>
              <w:jc w:val="center"/>
              <w:rPr>
                <w:ins w:id="1164" w:author="Claude" w:date="2026-09-24T00:00:00Z"/>
              </w:rPr>
            </w:pPr>
            <w:ins w:id="1163" w:author="Claude" w:date="2026-09-24T00:00:00Z">
              <w:r>
                <w:rPr>
                  <w:b w:val="0"/>
                  <w:i w:val="0"/>
                  <w:color w:val="000000"/>
                  <w:sz w:val="20"/>
                </w:rPr>
                <w:t>2</w:t>
              </w:r>
            </w:ins>
          </w:p>
        </w:tc>
        <w:tc>
          <w:tcPr>
            <w:tcW w:type="dxa" w:w="1150"/>
          </w:tcPr>
          <w:p>
            <w:pPr>
              <w:spacing w:before="0" w:after="0"/>
              <w:jc w:val="center"/>
              <w:rPr>
                <w:ins w:id="1166" w:author="Claude" w:date="2026-09-24T00:00:00Z"/>
              </w:rPr>
            </w:pPr>
            <w:ins w:id="1165" w:author="Claude" w:date="2026-09-24T00:00:00Z">
              <w:r>
                <w:rPr>
                  <w:b w:val="0"/>
                  <w:i w:val="0"/>
                  <w:color w:val="000000"/>
                  <w:sz w:val="20"/>
                </w:rPr>
                <w:t>3,8</w:t>
              </w:r>
            </w:ins>
          </w:p>
        </w:tc>
      </w:tr>
      <w:tr>
        <w:trPr>
          <w:ins w:id="1167" w:author="Claude" w:date="2026-09-24T00:00:00Z"/>
        </w:trPr>
        <w:tc>
          <w:tcPr>
            <w:tcW w:type="dxa" w:w="4470"/>
          </w:tcPr>
          <w:p>
            <w:pPr>
              <w:spacing w:before="0" w:after="0"/>
              <w:jc w:val="left"/>
              <w:rPr>
                <w:ins w:id="1169" w:author="Claude" w:date="2026-09-24T00:00:00Z"/>
              </w:rPr>
            </w:pPr>
            <w:ins w:id="1168" w:author="Claude" w:date="2026-09-24T00:00:00Z">
              <w:r>
                <w:rPr>
                  <w:b w:val="0"/>
                  <w:i w:val="0"/>
                  <w:color w:val="000000"/>
                  <w:sz w:val="20"/>
                </w:rPr>
                <w:t>D04 Declaración indebida de rebeldía</w:t>
              </w:r>
            </w:ins>
          </w:p>
        </w:tc>
        <w:tc>
          <w:tcPr>
            <w:tcW w:type="dxa" w:w="1300"/>
          </w:tcPr>
          <w:p>
            <w:pPr>
              <w:spacing w:before="0" w:after="0"/>
              <w:jc w:val="center"/>
              <w:rPr>
                <w:ins w:id="1171" w:author="Claude" w:date="2026-09-24T00:00:00Z"/>
              </w:rPr>
            </w:pPr>
            <w:ins w:id="1170" w:author="Claude" w:date="2026-09-24T00:00:00Z">
              <w:r>
                <w:rPr>
                  <w:b w:val="0"/>
                  <w:i w:val="0"/>
                  <w:color w:val="000000"/>
                  <w:sz w:val="20"/>
                </w:rPr>
                <w:t>0</w:t>
              </w:r>
            </w:ins>
          </w:p>
        </w:tc>
        <w:tc>
          <w:tcPr>
            <w:tcW w:type="dxa" w:w="850"/>
          </w:tcPr>
          <w:p>
            <w:pPr>
              <w:spacing w:before="0" w:after="0"/>
              <w:jc w:val="center"/>
              <w:rPr>
                <w:ins w:id="1173" w:author="Claude" w:date="2026-09-24T00:00:00Z"/>
              </w:rPr>
            </w:pPr>
            <w:ins w:id="1172" w:author="Claude" w:date="2026-09-24T00:00:00Z">
              <w:r>
                <w:rPr>
                  <w:b w:val="0"/>
                  <w:i w:val="0"/>
                  <w:color w:val="000000"/>
                  <w:sz w:val="20"/>
                </w:rPr>
                <w:t>0,0</w:t>
              </w:r>
            </w:ins>
          </w:p>
        </w:tc>
        <w:tc>
          <w:tcPr>
            <w:tcW w:type="dxa" w:w="1300"/>
          </w:tcPr>
          <w:p>
            <w:pPr>
              <w:spacing w:before="0" w:after="0"/>
              <w:jc w:val="center"/>
              <w:rPr>
                <w:ins w:id="1175" w:author="Claude" w:date="2026-09-24T00:00:00Z"/>
              </w:rPr>
            </w:pPr>
            <w:ins w:id="1174" w:author="Claude" w:date="2026-09-24T00:00:00Z">
              <w:r>
                <w:rPr>
                  <w:b w:val="0"/>
                  <w:i w:val="0"/>
                  <w:color w:val="000000"/>
                  <w:sz w:val="20"/>
                </w:rPr>
                <w:t>2</w:t>
              </w:r>
            </w:ins>
          </w:p>
        </w:tc>
        <w:tc>
          <w:tcPr>
            <w:tcW w:type="dxa" w:w="1150"/>
          </w:tcPr>
          <w:p>
            <w:pPr>
              <w:spacing w:before="0" w:after="0"/>
              <w:jc w:val="center"/>
              <w:rPr>
                <w:ins w:id="1177" w:author="Claude" w:date="2026-09-24T00:00:00Z"/>
              </w:rPr>
            </w:pPr>
            <w:ins w:id="1176" w:author="Claude" w:date="2026-09-24T00:00:00Z">
              <w:r>
                <w:rPr>
                  <w:b w:val="0"/>
                  <w:i w:val="0"/>
                  <w:color w:val="000000"/>
                  <w:sz w:val="20"/>
                </w:rPr>
                <w:t>3,8</w:t>
              </w:r>
            </w:ins>
          </w:p>
        </w:tc>
      </w:tr>
      <w:tr>
        <w:trPr>
          <w:ins w:id="1178" w:author="Claude" w:date="2026-09-24T00:00:00Z"/>
        </w:trPr>
        <w:tc>
          <w:tcPr>
            <w:tcW w:type="dxa" w:w="4470"/>
          </w:tcPr>
          <w:p>
            <w:pPr>
              <w:spacing w:before="0" w:after="0"/>
              <w:jc w:val="left"/>
              <w:rPr>
                <w:ins w:id="1180" w:author="Claude" w:date="2026-09-24T00:00:00Z"/>
              </w:rPr>
            </w:pPr>
            <w:ins w:id="1179" w:author="Claude" w:date="2026-09-24T00:00:00Z">
              <w:r>
                <w:rPr>
                  <w:b w:val="0"/>
                  <w:i w:val="0"/>
                  <w:color w:val="000000"/>
                  <w:sz w:val="20"/>
                </w:rPr>
                <w:t>D06 Deficiente fijación de puntos controvertidos</w:t>
              </w:r>
            </w:ins>
          </w:p>
        </w:tc>
        <w:tc>
          <w:tcPr>
            <w:tcW w:type="dxa" w:w="1300"/>
          </w:tcPr>
          <w:p>
            <w:pPr>
              <w:spacing w:before="0" w:after="0"/>
              <w:jc w:val="center"/>
              <w:rPr>
                <w:ins w:id="1182" w:author="Claude" w:date="2026-09-24T00:00:00Z"/>
              </w:rPr>
            </w:pPr>
            <w:ins w:id="1181" w:author="Claude" w:date="2026-09-24T00:00:00Z">
              <w:r>
                <w:rPr>
                  <w:b w:val="0"/>
                  <w:i w:val="0"/>
                  <w:color w:val="000000"/>
                  <w:sz w:val="20"/>
                </w:rPr>
                <w:t>2</w:t>
              </w:r>
            </w:ins>
          </w:p>
        </w:tc>
        <w:tc>
          <w:tcPr>
            <w:tcW w:type="dxa" w:w="850"/>
          </w:tcPr>
          <w:p>
            <w:pPr>
              <w:spacing w:before="0" w:after="0"/>
              <w:jc w:val="center"/>
              <w:rPr>
                <w:ins w:id="1184" w:author="Claude" w:date="2026-09-24T00:00:00Z"/>
              </w:rPr>
            </w:pPr>
            <w:ins w:id="1183" w:author="Claude" w:date="2026-09-24T00:00:00Z">
              <w:r>
                <w:rPr>
                  <w:b w:val="0"/>
                  <w:i w:val="0"/>
                  <w:color w:val="000000"/>
                  <w:sz w:val="20"/>
                </w:rPr>
                <w:t>3,8</w:t>
              </w:r>
            </w:ins>
          </w:p>
        </w:tc>
        <w:tc>
          <w:tcPr>
            <w:tcW w:type="dxa" w:w="1300"/>
          </w:tcPr>
          <w:p>
            <w:pPr>
              <w:spacing w:before="0" w:after="0"/>
              <w:jc w:val="center"/>
              <w:rPr>
                <w:ins w:id="1186" w:author="Claude" w:date="2026-09-24T00:00:00Z"/>
              </w:rPr>
            </w:pPr>
            <w:ins w:id="1185" w:author="Claude" w:date="2026-09-24T00:00:00Z">
              <w:r>
                <w:rPr>
                  <w:b w:val="0"/>
                  <w:i w:val="0"/>
                  <w:color w:val="000000"/>
                  <w:sz w:val="20"/>
                </w:rPr>
                <w:t>2</w:t>
              </w:r>
            </w:ins>
          </w:p>
        </w:tc>
        <w:tc>
          <w:tcPr>
            <w:tcW w:type="dxa" w:w="1150"/>
          </w:tcPr>
          <w:p>
            <w:pPr>
              <w:spacing w:before="0" w:after="0"/>
              <w:jc w:val="center"/>
              <w:rPr>
                <w:ins w:id="1188" w:author="Claude" w:date="2026-09-24T00:00:00Z"/>
              </w:rPr>
            </w:pPr>
            <w:ins w:id="1187" w:author="Claude" w:date="2026-09-24T00:00:00Z">
              <w:r>
                <w:rPr>
                  <w:b w:val="0"/>
                  <w:i w:val="0"/>
                  <w:color w:val="000000"/>
                  <w:sz w:val="20"/>
                </w:rPr>
                <w:t>3,8</w:t>
              </w:r>
            </w:ins>
          </w:p>
        </w:tc>
      </w:tr>
      <w:tr>
        <w:trPr>
          <w:ins w:id="1189" w:author="Claude" w:date="2026-09-24T00:00:00Z"/>
        </w:trPr>
        <w:tc>
          <w:tcPr>
            <w:tcW w:type="dxa" w:w="4470"/>
          </w:tcPr>
          <w:p>
            <w:pPr>
              <w:spacing w:before="0" w:after="0"/>
              <w:jc w:val="left"/>
              <w:rPr>
                <w:ins w:id="1191" w:author="Claude" w:date="2026-09-24T00:00:00Z"/>
              </w:rPr>
            </w:pPr>
            <w:ins w:id="1190" w:author="Claude" w:date="2026-09-24T00:00:00Z">
              <w:r>
                <w:rPr>
                  <w:b w:val="0"/>
                  <w:i w:val="0"/>
                  <w:color w:val="000000"/>
                  <w:sz w:val="20"/>
                </w:rPr>
                <w:t>D07 Prueba admitida y no actuada</w:t>
              </w:r>
            </w:ins>
          </w:p>
        </w:tc>
        <w:tc>
          <w:tcPr>
            <w:tcW w:type="dxa" w:w="1300"/>
          </w:tcPr>
          <w:p>
            <w:pPr>
              <w:spacing w:before="0" w:after="0"/>
              <w:jc w:val="center"/>
              <w:rPr>
                <w:ins w:id="1193" w:author="Claude" w:date="2026-09-24T00:00:00Z"/>
              </w:rPr>
            </w:pPr>
            <w:ins w:id="1192" w:author="Claude" w:date="2026-09-24T00:00:00Z">
              <w:r>
                <w:rPr>
                  <w:b w:val="0"/>
                  <w:i w:val="0"/>
                  <w:color w:val="000000"/>
                  <w:sz w:val="20"/>
                </w:rPr>
                <w:t>3</w:t>
              </w:r>
            </w:ins>
          </w:p>
        </w:tc>
        <w:tc>
          <w:tcPr>
            <w:tcW w:type="dxa" w:w="850"/>
          </w:tcPr>
          <w:p>
            <w:pPr>
              <w:spacing w:before="0" w:after="0"/>
              <w:jc w:val="center"/>
              <w:rPr>
                <w:ins w:id="1195" w:author="Claude" w:date="2026-09-24T00:00:00Z"/>
              </w:rPr>
            </w:pPr>
            <w:ins w:id="1194" w:author="Claude" w:date="2026-09-24T00:00:00Z">
              <w:r>
                <w:rPr>
                  <w:b w:val="0"/>
                  <w:i w:val="0"/>
                  <w:color w:val="000000"/>
                  <w:sz w:val="20"/>
                </w:rPr>
                <w:t>5,7</w:t>
              </w:r>
            </w:ins>
          </w:p>
        </w:tc>
        <w:tc>
          <w:tcPr>
            <w:tcW w:type="dxa" w:w="1300"/>
          </w:tcPr>
          <w:p>
            <w:pPr>
              <w:spacing w:before="0" w:after="0"/>
              <w:jc w:val="center"/>
              <w:rPr>
                <w:ins w:id="1197" w:author="Claude" w:date="2026-09-24T00:00:00Z"/>
              </w:rPr>
            </w:pPr>
            <w:ins w:id="1196" w:author="Claude" w:date="2026-09-24T00:00:00Z">
              <w:r>
                <w:rPr>
                  <w:b w:val="0"/>
                  <w:i w:val="0"/>
                  <w:color w:val="000000"/>
                  <w:sz w:val="20"/>
                </w:rPr>
                <w:t>2</w:t>
              </w:r>
            </w:ins>
          </w:p>
        </w:tc>
        <w:tc>
          <w:tcPr>
            <w:tcW w:type="dxa" w:w="1150"/>
          </w:tcPr>
          <w:p>
            <w:pPr>
              <w:spacing w:before="0" w:after="0"/>
              <w:jc w:val="center"/>
              <w:rPr>
                <w:ins w:id="1199" w:author="Claude" w:date="2026-09-24T00:00:00Z"/>
              </w:rPr>
            </w:pPr>
            <w:ins w:id="1198" w:author="Claude" w:date="2026-09-24T00:00:00Z">
              <w:r>
                <w:rPr>
                  <w:b w:val="0"/>
                  <w:i w:val="0"/>
                  <w:color w:val="000000"/>
                  <w:sz w:val="20"/>
                </w:rPr>
                <w:t>3,8</w:t>
              </w:r>
            </w:ins>
          </w:p>
        </w:tc>
      </w:tr>
      <w:tr>
        <w:trPr>
          <w:ins w:id="1200" w:author="Claude" w:date="2026-09-24T00:00:00Z"/>
        </w:trPr>
        <w:tc>
          <w:tcPr>
            <w:tcW w:type="dxa" w:w="4470"/>
          </w:tcPr>
          <w:p>
            <w:pPr>
              <w:spacing w:before="0" w:after="0"/>
              <w:jc w:val="left"/>
              <w:rPr>
                <w:ins w:id="1202" w:author="Claude" w:date="2026-09-24T00:00:00Z"/>
              </w:rPr>
            </w:pPr>
            <w:ins w:id="1201" w:author="Claude" w:date="2026-09-24T00:00:00Z">
              <w:r>
                <w:rPr>
                  <w:b w:val="0"/>
                  <w:i w:val="0"/>
                  <w:color w:val="000000"/>
                  <w:sz w:val="20"/>
                </w:rPr>
                <w:t>D08 Indebida admisión o exclusión de prueba</w:t>
              </w:r>
            </w:ins>
          </w:p>
        </w:tc>
        <w:tc>
          <w:tcPr>
            <w:tcW w:type="dxa" w:w="1300"/>
          </w:tcPr>
          <w:p>
            <w:pPr>
              <w:spacing w:before="0" w:after="0"/>
              <w:jc w:val="center"/>
              <w:rPr>
                <w:ins w:id="1204" w:author="Claude" w:date="2026-09-24T00:00:00Z"/>
              </w:rPr>
            </w:pPr>
            <w:ins w:id="1203" w:author="Claude" w:date="2026-09-24T00:00:00Z">
              <w:r>
                <w:rPr>
                  <w:b w:val="0"/>
                  <w:i w:val="0"/>
                  <w:color w:val="000000"/>
                  <w:sz w:val="20"/>
                </w:rPr>
                <w:t>2</w:t>
              </w:r>
            </w:ins>
          </w:p>
        </w:tc>
        <w:tc>
          <w:tcPr>
            <w:tcW w:type="dxa" w:w="850"/>
          </w:tcPr>
          <w:p>
            <w:pPr>
              <w:spacing w:before="0" w:after="0"/>
              <w:jc w:val="center"/>
              <w:rPr>
                <w:ins w:id="1206" w:author="Claude" w:date="2026-09-24T00:00:00Z"/>
              </w:rPr>
            </w:pPr>
            <w:ins w:id="1205" w:author="Claude" w:date="2026-09-24T00:00:00Z">
              <w:r>
                <w:rPr>
                  <w:b w:val="0"/>
                  <w:i w:val="0"/>
                  <w:color w:val="000000"/>
                  <w:sz w:val="20"/>
                </w:rPr>
                <w:t>3,8</w:t>
              </w:r>
            </w:ins>
          </w:p>
        </w:tc>
        <w:tc>
          <w:tcPr>
            <w:tcW w:type="dxa" w:w="1300"/>
          </w:tcPr>
          <w:p>
            <w:pPr>
              <w:spacing w:before="0" w:after="0"/>
              <w:jc w:val="center"/>
              <w:rPr>
                <w:ins w:id="1208" w:author="Claude" w:date="2026-09-24T00:00:00Z"/>
              </w:rPr>
            </w:pPr>
            <w:ins w:id="1207" w:author="Claude" w:date="2026-09-24T00:00:00Z">
              <w:r>
                <w:rPr>
                  <w:b w:val="0"/>
                  <w:i w:val="0"/>
                  <w:color w:val="000000"/>
                  <w:sz w:val="20"/>
                </w:rPr>
                <w:t>1</w:t>
              </w:r>
            </w:ins>
          </w:p>
        </w:tc>
        <w:tc>
          <w:tcPr>
            <w:tcW w:type="dxa" w:w="1150"/>
          </w:tcPr>
          <w:p>
            <w:pPr>
              <w:spacing w:before="0" w:after="0"/>
              <w:jc w:val="center"/>
              <w:rPr>
                <w:ins w:id="1210" w:author="Claude" w:date="2026-09-24T00:00:00Z"/>
              </w:rPr>
            </w:pPr>
            <w:ins w:id="1209" w:author="Claude" w:date="2026-09-24T00:00:00Z">
              <w:r>
                <w:rPr>
                  <w:b w:val="0"/>
                  <w:i w:val="0"/>
                  <w:color w:val="000000"/>
                  <w:sz w:val="20"/>
                </w:rPr>
                <w:t>1,9</w:t>
              </w:r>
            </w:ins>
          </w:p>
        </w:tc>
      </w:tr>
      <w:tr>
        <w:trPr>
          <w:ins w:id="1211" w:author="Claude" w:date="2026-09-24T00:00:00Z"/>
        </w:trPr>
        <w:tc>
          <w:tcPr>
            <w:tcW w:type="dxa" w:w="4470"/>
          </w:tcPr>
          <w:p>
            <w:pPr>
              <w:spacing w:before="0" w:after="0"/>
              <w:jc w:val="left"/>
              <w:rPr>
                <w:ins w:id="1213" w:author="Claude" w:date="2026-09-24T00:00:00Z"/>
              </w:rPr>
            </w:pPr>
            <w:ins w:id="1212" w:author="Claude" w:date="2026-09-24T00:00:00Z">
              <w:r>
                <w:rPr>
                  <w:b w:val="0"/>
                  <w:i w:val="0"/>
                  <w:color w:val="000000"/>
                  <w:sz w:val="20"/>
                </w:rPr>
                <w:t>D09 Prueba de oficio irregular</w:t>
              </w:r>
            </w:ins>
          </w:p>
        </w:tc>
        <w:tc>
          <w:tcPr>
            <w:tcW w:type="dxa" w:w="1300"/>
          </w:tcPr>
          <w:p>
            <w:pPr>
              <w:spacing w:before="0" w:after="0"/>
              <w:jc w:val="center"/>
              <w:rPr>
                <w:ins w:id="1215" w:author="Claude" w:date="2026-09-24T00:00:00Z"/>
              </w:rPr>
            </w:pPr>
            <w:ins w:id="1214" w:author="Claude" w:date="2026-09-24T00:00:00Z">
              <w:r>
                <w:rPr>
                  <w:b w:val="0"/>
                  <w:i w:val="0"/>
                  <w:color w:val="000000"/>
                  <w:sz w:val="20"/>
                </w:rPr>
                <w:t>1</w:t>
              </w:r>
            </w:ins>
          </w:p>
        </w:tc>
        <w:tc>
          <w:tcPr>
            <w:tcW w:type="dxa" w:w="850"/>
          </w:tcPr>
          <w:p>
            <w:pPr>
              <w:spacing w:before="0" w:after="0"/>
              <w:jc w:val="center"/>
              <w:rPr>
                <w:ins w:id="1217" w:author="Claude" w:date="2026-09-24T00:00:00Z"/>
              </w:rPr>
            </w:pPr>
            <w:ins w:id="1216" w:author="Claude" w:date="2026-09-24T00:00:00Z">
              <w:r>
                <w:rPr>
                  <w:b w:val="0"/>
                  <w:i w:val="0"/>
                  <w:color w:val="000000"/>
                  <w:sz w:val="20"/>
                </w:rPr>
                <w:t>1,9</w:t>
              </w:r>
            </w:ins>
          </w:p>
        </w:tc>
        <w:tc>
          <w:tcPr>
            <w:tcW w:type="dxa" w:w="1300"/>
          </w:tcPr>
          <w:p>
            <w:pPr>
              <w:spacing w:before="0" w:after="0"/>
              <w:jc w:val="center"/>
              <w:rPr>
                <w:ins w:id="1219" w:author="Claude" w:date="2026-09-24T00:00:00Z"/>
              </w:rPr>
            </w:pPr>
            <w:ins w:id="1218" w:author="Claude" w:date="2026-09-24T00:00:00Z">
              <w:r>
                <w:rPr>
                  <w:b w:val="0"/>
                  <w:i w:val="0"/>
                  <w:color w:val="000000"/>
                  <w:sz w:val="20"/>
                </w:rPr>
                <w:t>1</w:t>
              </w:r>
            </w:ins>
          </w:p>
        </w:tc>
        <w:tc>
          <w:tcPr>
            <w:tcW w:type="dxa" w:w="1150"/>
          </w:tcPr>
          <w:p>
            <w:pPr>
              <w:spacing w:before="0" w:after="0"/>
              <w:jc w:val="center"/>
              <w:rPr>
                <w:ins w:id="1221" w:author="Claude" w:date="2026-09-24T00:00:00Z"/>
              </w:rPr>
            </w:pPr>
            <w:ins w:id="1220" w:author="Claude" w:date="2026-09-24T00:00:00Z">
              <w:r>
                <w:rPr>
                  <w:b w:val="0"/>
                  <w:i w:val="0"/>
                  <w:color w:val="000000"/>
                  <w:sz w:val="20"/>
                </w:rPr>
                <w:t>1,9</w:t>
              </w:r>
            </w:ins>
          </w:p>
        </w:tc>
      </w:tr>
      <w:tr>
        <w:trPr>
          <w:ins w:id="1222" w:author="Claude" w:date="2026-09-24T00:00:00Z"/>
        </w:trPr>
        <w:tc>
          <w:tcPr>
            <w:tcW w:type="dxa" w:w="4470"/>
          </w:tcPr>
          <w:p>
            <w:pPr>
              <w:spacing w:before="0" w:after="0"/>
              <w:jc w:val="left"/>
              <w:rPr>
                <w:ins w:id="1224" w:author="Claude" w:date="2026-09-24T00:00:00Z"/>
              </w:rPr>
            </w:pPr>
            <w:ins w:id="1223" w:author="Claude" w:date="2026-09-24T00:00:00Z">
              <w:r>
                <w:rPr>
                  <w:b w:val="0"/>
                  <w:i w:val="0"/>
                  <w:color w:val="000000"/>
                  <w:sz w:val="20"/>
                </w:rPr>
                <w:t>D10 Falta de contradictorio de la prueba</w:t>
              </w:r>
            </w:ins>
          </w:p>
        </w:tc>
        <w:tc>
          <w:tcPr>
            <w:tcW w:type="dxa" w:w="1300"/>
          </w:tcPr>
          <w:p>
            <w:pPr>
              <w:spacing w:before="0" w:after="0"/>
              <w:jc w:val="center"/>
              <w:rPr>
                <w:ins w:id="1226" w:author="Claude" w:date="2026-09-24T00:00:00Z"/>
              </w:rPr>
            </w:pPr>
            <w:ins w:id="1225" w:author="Claude" w:date="2026-09-24T00:00:00Z">
              <w:r>
                <w:rPr>
                  <w:b w:val="0"/>
                  <w:i w:val="0"/>
                  <w:color w:val="000000"/>
                  <w:sz w:val="20"/>
                </w:rPr>
                <w:t>1</w:t>
              </w:r>
            </w:ins>
          </w:p>
        </w:tc>
        <w:tc>
          <w:tcPr>
            <w:tcW w:type="dxa" w:w="850"/>
          </w:tcPr>
          <w:p>
            <w:pPr>
              <w:spacing w:before="0" w:after="0"/>
              <w:jc w:val="center"/>
              <w:rPr>
                <w:ins w:id="1228" w:author="Claude" w:date="2026-09-24T00:00:00Z"/>
              </w:rPr>
            </w:pPr>
            <w:ins w:id="1227" w:author="Claude" w:date="2026-09-24T00:00:00Z">
              <w:r>
                <w:rPr>
                  <w:b w:val="0"/>
                  <w:i w:val="0"/>
                  <w:color w:val="000000"/>
                  <w:sz w:val="20"/>
                </w:rPr>
                <w:t>1,9</w:t>
              </w:r>
            </w:ins>
          </w:p>
        </w:tc>
        <w:tc>
          <w:tcPr>
            <w:tcW w:type="dxa" w:w="1300"/>
          </w:tcPr>
          <w:p>
            <w:pPr>
              <w:spacing w:before="0" w:after="0"/>
              <w:jc w:val="center"/>
              <w:rPr>
                <w:ins w:id="1230" w:author="Claude" w:date="2026-09-24T00:00:00Z"/>
              </w:rPr>
            </w:pPr>
            <w:ins w:id="1229" w:author="Claude" w:date="2026-09-24T00:00:00Z">
              <w:r>
                <w:rPr>
                  <w:b w:val="0"/>
                  <w:i w:val="0"/>
                  <w:color w:val="000000"/>
                  <w:sz w:val="20"/>
                </w:rPr>
                <w:t>1</w:t>
              </w:r>
            </w:ins>
          </w:p>
        </w:tc>
        <w:tc>
          <w:tcPr>
            <w:tcW w:type="dxa" w:w="1150"/>
          </w:tcPr>
          <w:p>
            <w:pPr>
              <w:spacing w:before="0" w:after="0"/>
              <w:jc w:val="center"/>
              <w:rPr>
                <w:ins w:id="1232" w:author="Claude" w:date="2026-09-24T00:00:00Z"/>
              </w:rPr>
            </w:pPr>
            <w:ins w:id="1231" w:author="Claude" w:date="2026-09-24T00:00:00Z">
              <w:r>
                <w:rPr>
                  <w:b w:val="0"/>
                  <w:i w:val="0"/>
                  <w:color w:val="000000"/>
                  <w:sz w:val="20"/>
                </w:rPr>
                <w:t>1,9</w:t>
              </w:r>
            </w:ins>
          </w:p>
        </w:tc>
      </w:tr>
      <w:tr>
        <w:trPr>
          <w:ins w:id="1233" w:author="Claude" w:date="2026-09-24T00:00:00Z"/>
        </w:trPr>
        <w:tc>
          <w:tcPr>
            <w:tcW w:type="dxa" w:w="4470"/>
          </w:tcPr>
          <w:p>
            <w:pPr>
              <w:spacing w:before="0" w:after="0"/>
              <w:jc w:val="left"/>
              <w:rPr>
                <w:ins w:id="1235" w:author="Claude" w:date="2026-09-24T00:00:00Z"/>
              </w:rPr>
            </w:pPr>
            <w:ins w:id="1234" w:author="Claude" w:date="2026-09-24T00:00:00Z">
              <w:r>
                <w:rPr>
                  <w:b w:val="0"/>
                  <w:i w:val="0"/>
                  <w:color w:val="000000"/>
                  <w:sz w:val="20"/>
                </w:rPr>
                <w:t>D11 Omisión de valoración de prueba decisiva</w:t>
              </w:r>
            </w:ins>
          </w:p>
        </w:tc>
        <w:tc>
          <w:tcPr>
            <w:tcW w:type="dxa" w:w="1300"/>
          </w:tcPr>
          <w:p>
            <w:pPr>
              <w:spacing w:before="0" w:after="0"/>
              <w:jc w:val="center"/>
              <w:rPr>
                <w:ins w:id="1237" w:author="Claude" w:date="2026-09-24T00:00:00Z"/>
              </w:rPr>
            </w:pPr>
            <w:ins w:id="1236" w:author="Claude" w:date="2026-09-24T00:00:00Z">
              <w:r>
                <w:rPr>
                  <w:b w:val="0"/>
                  <w:i w:val="0"/>
                  <w:color w:val="000000"/>
                  <w:sz w:val="20"/>
                </w:rPr>
                <w:t>2</w:t>
              </w:r>
            </w:ins>
          </w:p>
        </w:tc>
        <w:tc>
          <w:tcPr>
            <w:tcW w:type="dxa" w:w="850"/>
          </w:tcPr>
          <w:p>
            <w:pPr>
              <w:spacing w:before="0" w:after="0"/>
              <w:jc w:val="center"/>
              <w:rPr>
                <w:ins w:id="1239" w:author="Claude" w:date="2026-09-24T00:00:00Z"/>
              </w:rPr>
            </w:pPr>
            <w:ins w:id="1238" w:author="Claude" w:date="2026-09-24T00:00:00Z">
              <w:r>
                <w:rPr>
                  <w:b w:val="0"/>
                  <w:i w:val="0"/>
                  <w:color w:val="000000"/>
                  <w:sz w:val="20"/>
                </w:rPr>
                <w:t>3,8</w:t>
              </w:r>
            </w:ins>
          </w:p>
        </w:tc>
        <w:tc>
          <w:tcPr>
            <w:tcW w:type="dxa" w:w="1300"/>
          </w:tcPr>
          <w:p>
            <w:pPr>
              <w:spacing w:before="0" w:after="0"/>
              <w:jc w:val="center"/>
              <w:rPr>
                <w:ins w:id="1241" w:author="Claude" w:date="2026-09-24T00:00:00Z"/>
              </w:rPr>
            </w:pPr>
            <w:ins w:id="1240" w:author="Claude" w:date="2026-09-24T00:00:00Z">
              <w:r>
                <w:rPr>
                  <w:b w:val="0"/>
                  <w:i w:val="0"/>
                  <w:color w:val="000000"/>
                  <w:sz w:val="20"/>
                </w:rPr>
                <w:t>6</w:t>
              </w:r>
            </w:ins>
          </w:p>
        </w:tc>
        <w:tc>
          <w:tcPr>
            <w:tcW w:type="dxa" w:w="1150"/>
          </w:tcPr>
          <w:p>
            <w:pPr>
              <w:spacing w:before="0" w:after="0"/>
              <w:jc w:val="center"/>
              <w:rPr>
                <w:ins w:id="1243" w:author="Claude" w:date="2026-09-24T00:00:00Z"/>
              </w:rPr>
            </w:pPr>
            <w:ins w:id="1242" w:author="Claude" w:date="2026-09-24T00:00:00Z">
              <w:r>
                <w:rPr>
                  <w:b w:val="0"/>
                  <w:i w:val="0"/>
                  <w:color w:val="000000"/>
                  <w:sz w:val="20"/>
                </w:rPr>
                <w:t>11,5</w:t>
              </w:r>
            </w:ins>
          </w:p>
        </w:tc>
      </w:tr>
      <w:tr>
        <w:trPr>
          <w:ins w:id="1244" w:author="Claude" w:date="2026-09-24T00:00:00Z"/>
        </w:trPr>
        <w:tc>
          <w:tcPr>
            <w:tcW w:type="dxa" w:w="4470"/>
          </w:tcPr>
          <w:p>
            <w:pPr>
              <w:spacing w:before="0" w:after="0"/>
              <w:jc w:val="left"/>
              <w:rPr>
                <w:ins w:id="1246" w:author="Claude" w:date="2026-09-24T00:00:00Z"/>
              </w:rPr>
            </w:pPr>
            <w:ins w:id="1245" w:author="Claude" w:date="2026-09-24T00:00:00Z">
              <w:r>
                <w:rPr>
                  <w:b w:val="0"/>
                  <w:i w:val="0"/>
                  <w:color w:val="000000"/>
                  <w:sz w:val="20"/>
                </w:rPr>
                <w:t>D12 Valoración probatoria defectuosa</w:t>
              </w:r>
            </w:ins>
          </w:p>
        </w:tc>
        <w:tc>
          <w:tcPr>
            <w:tcW w:type="dxa" w:w="1300"/>
          </w:tcPr>
          <w:p>
            <w:pPr>
              <w:spacing w:before="0" w:after="0"/>
              <w:jc w:val="center"/>
              <w:rPr>
                <w:ins w:id="1248" w:author="Claude" w:date="2026-09-24T00:00:00Z"/>
              </w:rPr>
            </w:pPr>
            <w:ins w:id="1247" w:author="Claude" w:date="2026-09-24T00:00:00Z">
              <w:r>
                <w:rPr>
                  <w:b w:val="0"/>
                  <w:i w:val="0"/>
                  <w:color w:val="000000"/>
                  <w:sz w:val="20"/>
                </w:rPr>
                <w:t>8</w:t>
              </w:r>
            </w:ins>
          </w:p>
        </w:tc>
        <w:tc>
          <w:tcPr>
            <w:tcW w:type="dxa" w:w="850"/>
          </w:tcPr>
          <w:p>
            <w:pPr>
              <w:spacing w:before="0" w:after="0"/>
              <w:jc w:val="center"/>
              <w:rPr>
                <w:ins w:id="1250" w:author="Claude" w:date="2026-09-24T00:00:00Z"/>
              </w:rPr>
            </w:pPr>
            <w:ins w:id="1249" w:author="Claude" w:date="2026-09-24T00:00:00Z">
              <w:r>
                <w:rPr>
                  <w:b w:val="0"/>
                  <w:i w:val="0"/>
                  <w:color w:val="000000"/>
                  <w:sz w:val="20"/>
                </w:rPr>
                <w:t>15,1</w:t>
              </w:r>
            </w:ins>
          </w:p>
        </w:tc>
        <w:tc>
          <w:tcPr>
            <w:tcW w:type="dxa" w:w="1300"/>
          </w:tcPr>
          <w:p>
            <w:pPr>
              <w:spacing w:before="0" w:after="0"/>
              <w:jc w:val="center"/>
              <w:rPr>
                <w:ins w:id="1252" w:author="Claude" w:date="2026-09-24T00:00:00Z"/>
              </w:rPr>
            </w:pPr>
            <w:ins w:id="1251" w:author="Claude" w:date="2026-09-24T00:00:00Z">
              <w:r>
                <w:rPr>
                  <w:b w:val="0"/>
                  <w:i w:val="0"/>
                  <w:color w:val="000000"/>
                  <w:sz w:val="20"/>
                </w:rPr>
                <w:t>10</w:t>
              </w:r>
            </w:ins>
          </w:p>
        </w:tc>
        <w:tc>
          <w:tcPr>
            <w:tcW w:type="dxa" w:w="1150"/>
          </w:tcPr>
          <w:p>
            <w:pPr>
              <w:spacing w:before="0" w:after="0"/>
              <w:jc w:val="center"/>
              <w:rPr>
                <w:ins w:id="1254" w:author="Claude" w:date="2026-09-24T00:00:00Z"/>
              </w:rPr>
            </w:pPr>
            <w:ins w:id="1253" w:author="Claude" w:date="2026-09-24T00:00:00Z">
              <w:r>
                <w:rPr>
                  <w:b w:val="0"/>
                  <w:i w:val="0"/>
                  <w:color w:val="000000"/>
                  <w:sz w:val="20"/>
                </w:rPr>
                <w:t>19,2</w:t>
              </w:r>
            </w:ins>
          </w:p>
        </w:tc>
      </w:tr>
      <w:tr>
        <w:trPr>
          <w:ins w:id="1255" w:author="Claude" w:date="2026-09-24T00:00:00Z"/>
        </w:trPr>
        <w:tc>
          <w:tcPr>
            <w:tcW w:type="dxa" w:w="4470"/>
          </w:tcPr>
          <w:p>
            <w:pPr>
              <w:spacing w:before="0" w:after="0"/>
              <w:jc w:val="left"/>
              <w:rPr>
                <w:ins w:id="1257" w:author="Claude" w:date="2026-09-24T00:00:00Z"/>
              </w:rPr>
            </w:pPr>
            <w:ins w:id="1256" w:author="Claude" w:date="2026-09-24T00:00:00Z">
              <w:r>
                <w:rPr>
                  <w:b w:val="0"/>
                  <w:i w:val="0"/>
                  <w:color w:val="000000"/>
                  <w:sz w:val="20"/>
                </w:rPr>
                <w:t>D13 Motivación insuficiente</w:t>
              </w:r>
            </w:ins>
          </w:p>
        </w:tc>
        <w:tc>
          <w:tcPr>
            <w:tcW w:type="dxa" w:w="1300"/>
          </w:tcPr>
          <w:p>
            <w:pPr>
              <w:spacing w:before="0" w:after="0"/>
              <w:jc w:val="center"/>
              <w:rPr>
                <w:ins w:id="1259" w:author="Claude" w:date="2026-09-24T00:00:00Z"/>
              </w:rPr>
            </w:pPr>
            <w:ins w:id="1258" w:author="Claude" w:date="2026-09-24T00:00:00Z">
              <w:r>
                <w:rPr>
                  <w:b w:val="0"/>
                  <w:i w:val="0"/>
                  <w:color w:val="000000"/>
                  <w:sz w:val="20"/>
                </w:rPr>
                <w:t>7</w:t>
              </w:r>
            </w:ins>
          </w:p>
        </w:tc>
        <w:tc>
          <w:tcPr>
            <w:tcW w:type="dxa" w:w="850"/>
          </w:tcPr>
          <w:p>
            <w:pPr>
              <w:spacing w:before="0" w:after="0"/>
              <w:jc w:val="center"/>
              <w:rPr>
                <w:ins w:id="1261" w:author="Claude" w:date="2026-09-24T00:00:00Z"/>
              </w:rPr>
            </w:pPr>
            <w:ins w:id="1260" w:author="Claude" w:date="2026-09-24T00:00:00Z">
              <w:r>
                <w:rPr>
                  <w:b w:val="0"/>
                  <w:i w:val="0"/>
                  <w:color w:val="000000"/>
                  <w:sz w:val="20"/>
                </w:rPr>
                <w:t>13,2</w:t>
              </w:r>
            </w:ins>
          </w:p>
        </w:tc>
        <w:tc>
          <w:tcPr>
            <w:tcW w:type="dxa" w:w="1300"/>
          </w:tcPr>
          <w:p>
            <w:pPr>
              <w:spacing w:before="0" w:after="0"/>
              <w:jc w:val="center"/>
              <w:rPr>
                <w:ins w:id="1263" w:author="Claude" w:date="2026-09-24T00:00:00Z"/>
              </w:rPr>
            </w:pPr>
            <w:ins w:id="1262" w:author="Claude" w:date="2026-09-24T00:00:00Z">
              <w:r>
                <w:rPr>
                  <w:b w:val="0"/>
                  <w:i w:val="0"/>
                  <w:color w:val="000000"/>
                  <w:sz w:val="20"/>
                </w:rPr>
                <w:t>11</w:t>
              </w:r>
            </w:ins>
          </w:p>
        </w:tc>
        <w:tc>
          <w:tcPr>
            <w:tcW w:type="dxa" w:w="1150"/>
          </w:tcPr>
          <w:p>
            <w:pPr>
              <w:spacing w:before="0" w:after="0"/>
              <w:jc w:val="center"/>
              <w:rPr>
                <w:ins w:id="1265" w:author="Claude" w:date="2026-09-24T00:00:00Z"/>
              </w:rPr>
            </w:pPr>
            <w:ins w:id="1264" w:author="Claude" w:date="2026-09-24T00:00:00Z">
              <w:r>
                <w:rPr>
                  <w:b w:val="0"/>
                  <w:i w:val="0"/>
                  <w:color w:val="000000"/>
                  <w:sz w:val="20"/>
                </w:rPr>
                <w:t>21,2</w:t>
              </w:r>
            </w:ins>
          </w:p>
        </w:tc>
      </w:tr>
      <w:tr>
        <w:trPr>
          <w:ins w:id="1266" w:author="Claude" w:date="2026-09-24T00:00:00Z"/>
        </w:trPr>
        <w:tc>
          <w:tcPr>
            <w:tcW w:type="dxa" w:w="4470"/>
          </w:tcPr>
          <w:p>
            <w:pPr>
              <w:spacing w:before="0" w:after="0"/>
              <w:jc w:val="left"/>
              <w:rPr>
                <w:ins w:id="1268" w:author="Claude" w:date="2026-09-24T00:00:00Z"/>
              </w:rPr>
            </w:pPr>
            <w:ins w:id="1267" w:author="Claude" w:date="2026-09-24T00:00:00Z">
              <w:r>
                <w:rPr>
                  <w:b w:val="0"/>
                  <w:i w:val="0"/>
                  <w:color w:val="000000"/>
                  <w:sz w:val="20"/>
                </w:rPr>
                <w:t>D14 Motivación aparente</w:t>
              </w:r>
            </w:ins>
          </w:p>
        </w:tc>
        <w:tc>
          <w:tcPr>
            <w:tcW w:type="dxa" w:w="1300"/>
          </w:tcPr>
          <w:p>
            <w:pPr>
              <w:spacing w:before="0" w:after="0"/>
              <w:jc w:val="center"/>
              <w:rPr>
                <w:ins w:id="1270" w:author="Claude" w:date="2026-09-24T00:00:00Z"/>
              </w:rPr>
            </w:pPr>
            <w:ins w:id="1269" w:author="Claude" w:date="2026-09-24T00:00:00Z">
              <w:r>
                <w:rPr>
                  <w:b w:val="0"/>
                  <w:i w:val="0"/>
                  <w:color w:val="000000"/>
                  <w:sz w:val="20"/>
                </w:rPr>
                <w:t>5</w:t>
              </w:r>
            </w:ins>
          </w:p>
        </w:tc>
        <w:tc>
          <w:tcPr>
            <w:tcW w:type="dxa" w:w="850"/>
          </w:tcPr>
          <w:p>
            <w:pPr>
              <w:spacing w:before="0" w:after="0"/>
              <w:jc w:val="center"/>
              <w:rPr>
                <w:ins w:id="1272" w:author="Claude" w:date="2026-09-24T00:00:00Z"/>
              </w:rPr>
            </w:pPr>
            <w:ins w:id="1271" w:author="Claude" w:date="2026-09-24T00:00:00Z">
              <w:r>
                <w:rPr>
                  <w:b w:val="0"/>
                  <w:i w:val="0"/>
                  <w:color w:val="000000"/>
                  <w:sz w:val="20"/>
                </w:rPr>
                <w:t>9,4</w:t>
              </w:r>
            </w:ins>
          </w:p>
        </w:tc>
        <w:tc>
          <w:tcPr>
            <w:tcW w:type="dxa" w:w="1300"/>
          </w:tcPr>
          <w:p>
            <w:pPr>
              <w:spacing w:before="0" w:after="0"/>
              <w:jc w:val="center"/>
              <w:rPr>
                <w:ins w:id="1274" w:author="Claude" w:date="2026-09-24T00:00:00Z"/>
              </w:rPr>
            </w:pPr>
            <w:ins w:id="1273" w:author="Claude" w:date="2026-09-24T00:00:00Z">
              <w:r>
                <w:rPr>
                  <w:b w:val="0"/>
                  <w:i w:val="0"/>
                  <w:color w:val="000000"/>
                  <w:sz w:val="20"/>
                </w:rPr>
                <w:t>5</w:t>
              </w:r>
            </w:ins>
          </w:p>
        </w:tc>
        <w:tc>
          <w:tcPr>
            <w:tcW w:type="dxa" w:w="1150"/>
          </w:tcPr>
          <w:p>
            <w:pPr>
              <w:spacing w:before="0" w:after="0"/>
              <w:jc w:val="center"/>
              <w:rPr>
                <w:ins w:id="1276" w:author="Claude" w:date="2026-09-24T00:00:00Z"/>
              </w:rPr>
            </w:pPr>
            <w:ins w:id="1275" w:author="Claude" w:date="2026-09-24T00:00:00Z">
              <w:r>
                <w:rPr>
                  <w:b w:val="0"/>
                  <w:i w:val="0"/>
                  <w:color w:val="000000"/>
                  <w:sz w:val="20"/>
                </w:rPr>
                <w:t>9,6</w:t>
              </w:r>
            </w:ins>
          </w:p>
        </w:tc>
      </w:tr>
      <w:tr>
        <w:trPr>
          <w:ins w:id="1277" w:author="Claude" w:date="2026-09-24T00:00:00Z"/>
        </w:trPr>
        <w:tc>
          <w:tcPr>
            <w:tcW w:type="dxa" w:w="4470"/>
          </w:tcPr>
          <w:p>
            <w:pPr>
              <w:spacing w:before="0" w:after="0"/>
              <w:jc w:val="left"/>
              <w:rPr>
                <w:ins w:id="1279" w:author="Claude" w:date="2026-09-24T00:00:00Z"/>
              </w:rPr>
            </w:pPr>
            <w:ins w:id="1278" w:author="Claude" w:date="2026-09-24T00:00:00Z">
              <w:r>
                <w:rPr>
                  <w:b w:val="0"/>
                  <w:i w:val="0"/>
                  <w:color w:val="000000"/>
                  <w:sz w:val="20"/>
                </w:rPr>
                <w:t>D15 Falta o defecto interno de motivación</w:t>
              </w:r>
            </w:ins>
          </w:p>
        </w:tc>
        <w:tc>
          <w:tcPr>
            <w:tcW w:type="dxa" w:w="1300"/>
          </w:tcPr>
          <w:p>
            <w:pPr>
              <w:spacing w:before="0" w:after="0"/>
              <w:jc w:val="center"/>
              <w:rPr>
                <w:ins w:id="1281" w:author="Claude" w:date="2026-09-24T00:00:00Z"/>
              </w:rPr>
            </w:pPr>
            <w:ins w:id="1280" w:author="Claude" w:date="2026-09-24T00:00:00Z">
              <w:r>
                <w:rPr>
                  <w:b w:val="0"/>
                  <w:i w:val="0"/>
                  <w:color w:val="000000"/>
                  <w:sz w:val="20"/>
                </w:rPr>
                <w:t>5</w:t>
              </w:r>
            </w:ins>
          </w:p>
        </w:tc>
        <w:tc>
          <w:tcPr>
            <w:tcW w:type="dxa" w:w="850"/>
          </w:tcPr>
          <w:p>
            <w:pPr>
              <w:spacing w:before="0" w:after="0"/>
              <w:jc w:val="center"/>
              <w:rPr>
                <w:ins w:id="1283" w:author="Claude" w:date="2026-09-24T00:00:00Z"/>
              </w:rPr>
            </w:pPr>
            <w:ins w:id="1282" w:author="Claude" w:date="2026-09-24T00:00:00Z">
              <w:r>
                <w:rPr>
                  <w:b w:val="0"/>
                  <w:i w:val="0"/>
                  <w:color w:val="000000"/>
                  <w:sz w:val="20"/>
                </w:rPr>
                <w:t>9,4</w:t>
              </w:r>
            </w:ins>
          </w:p>
        </w:tc>
        <w:tc>
          <w:tcPr>
            <w:tcW w:type="dxa" w:w="1300"/>
          </w:tcPr>
          <w:p>
            <w:pPr>
              <w:spacing w:before="0" w:after="0"/>
              <w:jc w:val="center"/>
              <w:rPr>
                <w:ins w:id="1285" w:author="Claude" w:date="2026-09-24T00:00:00Z"/>
              </w:rPr>
            </w:pPr>
            <w:ins w:id="1284" w:author="Claude" w:date="2026-09-24T00:00:00Z">
              <w:r>
                <w:rPr>
                  <w:b w:val="0"/>
                  <w:i w:val="0"/>
                  <w:color w:val="000000"/>
                  <w:sz w:val="20"/>
                </w:rPr>
                <w:t>4</w:t>
              </w:r>
            </w:ins>
          </w:p>
        </w:tc>
        <w:tc>
          <w:tcPr>
            <w:tcW w:type="dxa" w:w="1150"/>
          </w:tcPr>
          <w:p>
            <w:pPr>
              <w:spacing w:before="0" w:after="0"/>
              <w:jc w:val="center"/>
              <w:rPr>
                <w:ins w:id="1287" w:author="Claude" w:date="2026-09-24T00:00:00Z"/>
              </w:rPr>
            </w:pPr>
            <w:ins w:id="1286" w:author="Claude" w:date="2026-09-24T00:00:00Z">
              <w:r>
                <w:rPr>
                  <w:b w:val="0"/>
                  <w:i w:val="0"/>
                  <w:color w:val="000000"/>
                  <w:sz w:val="20"/>
                </w:rPr>
                <w:t>7,7</w:t>
              </w:r>
            </w:ins>
          </w:p>
        </w:tc>
      </w:tr>
      <w:tr>
        <w:trPr>
          <w:ins w:id="1288" w:author="Claude" w:date="2026-09-24T00:00:00Z"/>
        </w:trPr>
        <w:tc>
          <w:tcPr>
            <w:tcW w:type="dxa" w:w="4470"/>
          </w:tcPr>
          <w:p>
            <w:pPr>
              <w:spacing w:before="0" w:after="0"/>
              <w:jc w:val="left"/>
              <w:rPr>
                <w:ins w:id="1290" w:author="Claude" w:date="2026-09-24T00:00:00Z"/>
              </w:rPr>
            </w:pPr>
            <w:ins w:id="1289" w:author="Claude" w:date="2026-09-24T00:00:00Z">
              <w:r>
                <w:rPr>
                  <w:b w:val="0"/>
                  <w:i w:val="0"/>
                  <w:color w:val="000000"/>
                  <w:sz w:val="20"/>
                </w:rPr>
                <w:t>D16 Incongruencia procesal</w:t>
              </w:r>
            </w:ins>
          </w:p>
        </w:tc>
        <w:tc>
          <w:tcPr>
            <w:tcW w:type="dxa" w:w="1300"/>
          </w:tcPr>
          <w:p>
            <w:pPr>
              <w:spacing w:before="0" w:after="0"/>
              <w:jc w:val="center"/>
              <w:rPr>
                <w:ins w:id="1292" w:author="Claude" w:date="2026-09-24T00:00:00Z"/>
              </w:rPr>
            </w:pPr>
            <w:ins w:id="1291" w:author="Claude" w:date="2026-09-24T00:00:00Z">
              <w:r>
                <w:rPr>
                  <w:b w:val="0"/>
                  <w:i w:val="0"/>
                  <w:color w:val="000000"/>
                  <w:sz w:val="20"/>
                </w:rPr>
                <w:t>17</w:t>
              </w:r>
            </w:ins>
          </w:p>
        </w:tc>
        <w:tc>
          <w:tcPr>
            <w:tcW w:type="dxa" w:w="850"/>
          </w:tcPr>
          <w:p>
            <w:pPr>
              <w:spacing w:before="0" w:after="0"/>
              <w:jc w:val="center"/>
              <w:rPr>
                <w:ins w:id="1294" w:author="Claude" w:date="2026-09-24T00:00:00Z"/>
              </w:rPr>
            </w:pPr>
            <w:ins w:id="1293" w:author="Claude" w:date="2026-09-24T00:00:00Z">
              <w:r>
                <w:rPr>
                  <w:b w:val="0"/>
                  <w:i w:val="0"/>
                  <w:color w:val="000000"/>
                  <w:sz w:val="20"/>
                </w:rPr>
                <w:t>32,1</w:t>
              </w:r>
            </w:ins>
          </w:p>
        </w:tc>
        <w:tc>
          <w:tcPr>
            <w:tcW w:type="dxa" w:w="1300"/>
          </w:tcPr>
          <w:p>
            <w:pPr>
              <w:spacing w:before="0" w:after="0"/>
              <w:jc w:val="center"/>
              <w:rPr>
                <w:ins w:id="1296" w:author="Claude" w:date="2026-09-24T00:00:00Z"/>
              </w:rPr>
            </w:pPr>
            <w:ins w:id="1295" w:author="Claude" w:date="2026-09-24T00:00:00Z">
              <w:r>
                <w:rPr>
                  <w:b w:val="0"/>
                  <w:i w:val="0"/>
                  <w:color w:val="000000"/>
                  <w:sz w:val="20"/>
                </w:rPr>
                <w:t>13</w:t>
              </w:r>
            </w:ins>
          </w:p>
        </w:tc>
        <w:tc>
          <w:tcPr>
            <w:tcW w:type="dxa" w:w="1150"/>
          </w:tcPr>
          <w:p>
            <w:pPr>
              <w:spacing w:before="0" w:after="0"/>
              <w:jc w:val="center"/>
              <w:rPr>
                <w:ins w:id="1298" w:author="Claude" w:date="2026-09-24T00:00:00Z"/>
              </w:rPr>
            </w:pPr>
            <w:ins w:id="1297" w:author="Claude" w:date="2026-09-24T00:00:00Z">
              <w:r>
                <w:rPr>
                  <w:b w:val="0"/>
                  <w:i w:val="0"/>
                  <w:color w:val="000000"/>
                  <w:sz w:val="20"/>
                </w:rPr>
                <w:t>25,0</w:t>
              </w:r>
            </w:ins>
          </w:p>
        </w:tc>
      </w:tr>
      <w:tr>
        <w:trPr>
          <w:ins w:id="1299" w:author="Claude" w:date="2026-09-24T00:00:00Z"/>
        </w:trPr>
        <w:tc>
          <w:tcPr>
            <w:tcW w:type="dxa" w:w="4470"/>
          </w:tcPr>
          <w:p>
            <w:pPr>
              <w:spacing w:before="0" w:after="0"/>
              <w:jc w:val="left"/>
              <w:rPr>
                <w:ins w:id="1301" w:author="Claude" w:date="2026-09-24T00:00:00Z"/>
              </w:rPr>
            </w:pPr>
            <w:ins w:id="1300" w:author="Claude" w:date="2026-09-24T00:00:00Z">
              <w:r>
                <w:rPr>
                  <w:b w:val="0"/>
                  <w:i w:val="0"/>
                  <w:color w:val="000000"/>
                  <w:sz w:val="20"/>
                </w:rPr>
                <w:t>D18 Violación de preclusión procesal</w:t>
              </w:r>
            </w:ins>
          </w:p>
        </w:tc>
        <w:tc>
          <w:tcPr>
            <w:tcW w:type="dxa" w:w="1300"/>
          </w:tcPr>
          <w:p>
            <w:pPr>
              <w:spacing w:before="0" w:after="0"/>
              <w:jc w:val="center"/>
              <w:rPr>
                <w:ins w:id="1303" w:author="Claude" w:date="2026-09-24T00:00:00Z"/>
              </w:rPr>
            </w:pPr>
            <w:ins w:id="1302" w:author="Claude" w:date="2026-09-24T00:00:00Z">
              <w:r>
                <w:rPr>
                  <w:b w:val="0"/>
                  <w:i w:val="0"/>
                  <w:color w:val="000000"/>
                  <w:sz w:val="20"/>
                </w:rPr>
                <w:t>2</w:t>
              </w:r>
            </w:ins>
          </w:p>
        </w:tc>
        <w:tc>
          <w:tcPr>
            <w:tcW w:type="dxa" w:w="850"/>
          </w:tcPr>
          <w:p>
            <w:pPr>
              <w:spacing w:before="0" w:after="0"/>
              <w:jc w:val="center"/>
              <w:rPr>
                <w:ins w:id="1305" w:author="Claude" w:date="2026-09-24T00:00:00Z"/>
              </w:rPr>
            </w:pPr>
            <w:ins w:id="1304" w:author="Claude" w:date="2026-09-24T00:00:00Z">
              <w:r>
                <w:rPr>
                  <w:b w:val="0"/>
                  <w:i w:val="0"/>
                  <w:color w:val="000000"/>
                  <w:sz w:val="20"/>
                </w:rPr>
                <w:t>3,8</w:t>
              </w:r>
            </w:ins>
          </w:p>
        </w:tc>
        <w:tc>
          <w:tcPr>
            <w:tcW w:type="dxa" w:w="1300"/>
          </w:tcPr>
          <w:p>
            <w:pPr>
              <w:spacing w:before="0" w:after="0"/>
              <w:jc w:val="center"/>
              <w:rPr>
                <w:ins w:id="1307" w:author="Claude" w:date="2026-09-24T00:00:00Z"/>
              </w:rPr>
            </w:pPr>
            <w:ins w:id="1306" w:author="Claude" w:date="2026-09-24T00:00:00Z">
              <w:r>
                <w:rPr>
                  <w:b w:val="0"/>
                  <w:i w:val="0"/>
                  <w:color w:val="000000"/>
                  <w:sz w:val="20"/>
                </w:rPr>
                <w:t>0</w:t>
              </w:r>
            </w:ins>
          </w:p>
        </w:tc>
        <w:tc>
          <w:tcPr>
            <w:tcW w:type="dxa" w:w="1150"/>
          </w:tcPr>
          <w:p>
            <w:pPr>
              <w:spacing w:before="0" w:after="0"/>
              <w:jc w:val="center"/>
              <w:rPr>
                <w:ins w:id="1309" w:author="Claude" w:date="2026-09-24T00:00:00Z"/>
              </w:rPr>
            </w:pPr>
            <w:ins w:id="1308" w:author="Claude" w:date="2026-09-24T00:00:00Z">
              <w:r>
                <w:rPr>
                  <w:b w:val="0"/>
                  <w:i w:val="0"/>
                  <w:color w:val="000000"/>
                  <w:sz w:val="20"/>
                </w:rPr>
                <w:t>0,0</w:t>
              </w:r>
            </w:ins>
          </w:p>
        </w:tc>
      </w:tr>
      <w:tr>
        <w:trPr>
          <w:ins w:id="1310" w:author="Claude" w:date="2026-09-24T00:00:00Z"/>
        </w:trPr>
        <w:tc>
          <w:tcPr>
            <w:tcW w:type="dxa" w:w="4470"/>
          </w:tcPr>
          <w:p>
            <w:pPr>
              <w:spacing w:before="0" w:after="0"/>
              <w:jc w:val="left"/>
              <w:rPr>
                <w:ins w:id="1312" w:author="Claude" w:date="2026-09-24T00:00:00Z"/>
              </w:rPr>
            </w:pPr>
            <w:ins w:id="1311" w:author="Claude" w:date="2026-09-24T00:00:00Z">
              <w:r>
                <w:rPr>
                  <w:b w:val="0"/>
                  <w:i w:val="0"/>
                  <w:color w:val="000000"/>
                  <w:sz w:val="20"/>
                </w:rPr>
                <w:t>D19 Omisión de resolver incidencia previa</w:t>
              </w:r>
            </w:ins>
          </w:p>
        </w:tc>
        <w:tc>
          <w:tcPr>
            <w:tcW w:type="dxa" w:w="1300"/>
          </w:tcPr>
          <w:p>
            <w:pPr>
              <w:spacing w:before="0" w:after="0"/>
              <w:jc w:val="center"/>
              <w:rPr>
                <w:ins w:id="1314" w:author="Claude" w:date="2026-09-24T00:00:00Z"/>
              </w:rPr>
            </w:pPr>
            <w:ins w:id="1313" w:author="Claude" w:date="2026-09-24T00:00:00Z">
              <w:r>
                <w:rPr>
                  <w:b w:val="0"/>
                  <w:i w:val="0"/>
                  <w:color w:val="000000"/>
                  <w:sz w:val="20"/>
                </w:rPr>
                <w:t>2</w:t>
              </w:r>
            </w:ins>
          </w:p>
        </w:tc>
        <w:tc>
          <w:tcPr>
            <w:tcW w:type="dxa" w:w="850"/>
          </w:tcPr>
          <w:p>
            <w:pPr>
              <w:spacing w:before="0" w:after="0"/>
              <w:jc w:val="center"/>
              <w:rPr>
                <w:ins w:id="1316" w:author="Claude" w:date="2026-09-24T00:00:00Z"/>
              </w:rPr>
            </w:pPr>
            <w:ins w:id="1315" w:author="Claude" w:date="2026-09-24T00:00:00Z">
              <w:r>
                <w:rPr>
                  <w:b w:val="0"/>
                  <w:i w:val="0"/>
                  <w:color w:val="000000"/>
                  <w:sz w:val="20"/>
                </w:rPr>
                <w:t>3,8</w:t>
              </w:r>
            </w:ins>
          </w:p>
        </w:tc>
        <w:tc>
          <w:tcPr>
            <w:tcW w:type="dxa" w:w="1300"/>
          </w:tcPr>
          <w:p>
            <w:pPr>
              <w:spacing w:before="0" w:after="0"/>
              <w:jc w:val="center"/>
              <w:rPr>
                <w:ins w:id="1318" w:author="Claude" w:date="2026-09-24T00:00:00Z"/>
              </w:rPr>
            </w:pPr>
            <w:ins w:id="1317" w:author="Claude" w:date="2026-09-24T00:00:00Z">
              <w:r>
                <w:rPr>
                  <w:b w:val="0"/>
                  <w:i w:val="0"/>
                  <w:color w:val="000000"/>
                  <w:sz w:val="20"/>
                </w:rPr>
                <w:t>6</w:t>
              </w:r>
            </w:ins>
          </w:p>
        </w:tc>
        <w:tc>
          <w:tcPr>
            <w:tcW w:type="dxa" w:w="1150"/>
          </w:tcPr>
          <w:p>
            <w:pPr>
              <w:spacing w:before="0" w:after="0"/>
              <w:jc w:val="center"/>
              <w:rPr>
                <w:ins w:id="1320" w:author="Claude" w:date="2026-09-24T00:00:00Z"/>
              </w:rPr>
            </w:pPr>
            <w:ins w:id="1319" w:author="Claude" w:date="2026-09-24T00:00:00Z">
              <w:r>
                <w:rPr>
                  <w:b w:val="0"/>
                  <w:i w:val="0"/>
                  <w:color w:val="000000"/>
                  <w:sz w:val="20"/>
                </w:rPr>
                <w:t>11,5</w:t>
              </w:r>
            </w:ins>
          </w:p>
        </w:tc>
      </w:tr>
      <w:tr>
        <w:trPr>
          <w:ins w:id="1321" w:author="Claude" w:date="2026-09-24T00:00:00Z"/>
        </w:trPr>
        <w:tc>
          <w:tcPr>
            <w:tcW w:type="dxa" w:w="4470"/>
          </w:tcPr>
          <w:p>
            <w:pPr>
              <w:spacing w:before="0" w:after="0"/>
              <w:jc w:val="left"/>
              <w:rPr>
                <w:ins w:id="1323" w:author="Claude" w:date="2026-09-24T00:00:00Z"/>
              </w:rPr>
            </w:pPr>
            <w:ins w:id="1322" w:author="Claude" w:date="2026-09-24T00:00:00Z">
              <w:r>
                <w:rPr>
                  <w:b w:val="0"/>
                  <w:i w:val="0"/>
                  <w:color w:val="000000"/>
                  <w:sz w:val="20"/>
                </w:rPr>
                <w:t>D20 Otro defecto insubsanable del procedimiento</w:t>
              </w:r>
            </w:ins>
          </w:p>
        </w:tc>
        <w:tc>
          <w:tcPr>
            <w:tcW w:type="dxa" w:w="1300"/>
          </w:tcPr>
          <w:p>
            <w:pPr>
              <w:spacing w:before="0" w:after="0"/>
              <w:jc w:val="center"/>
              <w:rPr>
                <w:ins w:id="1325" w:author="Claude" w:date="2026-09-24T00:00:00Z"/>
              </w:rPr>
            </w:pPr>
            <w:ins w:id="1324" w:author="Claude" w:date="2026-09-24T00:00:00Z">
              <w:r>
                <w:rPr>
                  <w:b w:val="0"/>
                  <w:i w:val="0"/>
                  <w:color w:val="000000"/>
                  <w:sz w:val="20"/>
                </w:rPr>
                <w:t>0</w:t>
              </w:r>
            </w:ins>
          </w:p>
        </w:tc>
        <w:tc>
          <w:tcPr>
            <w:tcW w:type="dxa" w:w="850"/>
          </w:tcPr>
          <w:p>
            <w:pPr>
              <w:spacing w:before="0" w:after="0"/>
              <w:jc w:val="center"/>
              <w:rPr>
                <w:ins w:id="1327" w:author="Claude" w:date="2026-09-24T00:00:00Z"/>
              </w:rPr>
            </w:pPr>
            <w:ins w:id="1326" w:author="Claude" w:date="2026-09-24T00:00:00Z">
              <w:r>
                <w:rPr>
                  <w:b w:val="0"/>
                  <w:i w:val="0"/>
                  <w:color w:val="000000"/>
                  <w:sz w:val="20"/>
                </w:rPr>
                <w:t>0,0</w:t>
              </w:r>
            </w:ins>
          </w:p>
        </w:tc>
        <w:tc>
          <w:tcPr>
            <w:tcW w:type="dxa" w:w="1300"/>
          </w:tcPr>
          <w:p>
            <w:pPr>
              <w:spacing w:before="0" w:after="0"/>
              <w:jc w:val="center"/>
              <w:rPr>
                <w:ins w:id="1329" w:author="Claude" w:date="2026-09-24T00:00:00Z"/>
              </w:rPr>
            </w:pPr>
            <w:ins w:id="1328" w:author="Claude" w:date="2026-09-24T00:00:00Z">
              <w:r>
                <w:rPr>
                  <w:b w:val="0"/>
                  <w:i w:val="0"/>
                  <w:color w:val="000000"/>
                  <w:sz w:val="20"/>
                </w:rPr>
                <w:t>2</w:t>
              </w:r>
            </w:ins>
          </w:p>
        </w:tc>
        <w:tc>
          <w:tcPr>
            <w:tcW w:type="dxa" w:w="1150"/>
          </w:tcPr>
          <w:p>
            <w:pPr>
              <w:spacing w:before="0" w:after="0"/>
              <w:jc w:val="center"/>
              <w:rPr>
                <w:ins w:id="1331" w:author="Claude" w:date="2026-09-24T00:00:00Z"/>
              </w:rPr>
            </w:pPr>
            <w:ins w:id="1330" w:author="Claude" w:date="2026-09-24T00:00:00Z">
              <w:r>
                <w:rPr>
                  <w:b w:val="0"/>
                  <w:i w:val="0"/>
                  <w:color w:val="000000"/>
                  <w:sz w:val="20"/>
                </w:rPr>
                <w:t>3,8</w:t>
              </w:r>
            </w:ins>
          </w:p>
        </w:tc>
      </w:tr>
      <w:tr>
        <w:trPr>
          <w:ins w:id="1332" w:author="Claude" w:date="2026-09-24T00:00:00Z"/>
        </w:trPr>
        <w:tc>
          <w:tcPr>
            <w:tcW w:type="dxa" w:w="4470"/>
          </w:tcPr>
          <w:p>
            <w:pPr>
              <w:spacing w:before="0" w:after="0"/>
              <w:jc w:val="left"/>
              <w:rPr>
                <w:ins w:id="1334" w:author="Claude" w:date="2026-09-24T00:00:00Z"/>
              </w:rPr>
            </w:pPr>
            <w:ins w:id="1333" w:author="Claude" w:date="2026-09-24T00:00:00Z">
              <w:r>
                <w:rPr>
                  <w:b w:val="0"/>
                  <w:i w:val="0"/>
                  <w:color w:val="000000"/>
                  <w:sz w:val="20"/>
                </w:rPr>
                <w:t>D21 Deficiencia de motivación externa</w:t>
              </w:r>
            </w:ins>
          </w:p>
        </w:tc>
        <w:tc>
          <w:tcPr>
            <w:tcW w:type="dxa" w:w="1300"/>
          </w:tcPr>
          <w:p>
            <w:pPr>
              <w:spacing w:before="0" w:after="0"/>
              <w:jc w:val="center"/>
              <w:rPr>
                <w:ins w:id="1336" w:author="Claude" w:date="2026-09-24T00:00:00Z"/>
              </w:rPr>
            </w:pPr>
            <w:ins w:id="1335" w:author="Claude" w:date="2026-09-24T00:00:00Z">
              <w:r>
                <w:rPr>
                  <w:b w:val="0"/>
                  <w:i w:val="0"/>
                  <w:color w:val="000000"/>
                  <w:sz w:val="20"/>
                </w:rPr>
                <w:t>3</w:t>
              </w:r>
            </w:ins>
          </w:p>
        </w:tc>
        <w:tc>
          <w:tcPr>
            <w:tcW w:type="dxa" w:w="850"/>
          </w:tcPr>
          <w:p>
            <w:pPr>
              <w:spacing w:before="0" w:after="0"/>
              <w:jc w:val="center"/>
              <w:rPr>
                <w:ins w:id="1338" w:author="Claude" w:date="2026-09-24T00:00:00Z"/>
              </w:rPr>
            </w:pPr>
            <w:ins w:id="1337" w:author="Claude" w:date="2026-09-24T00:00:00Z">
              <w:r>
                <w:rPr>
                  <w:b w:val="0"/>
                  <w:i w:val="0"/>
                  <w:color w:val="000000"/>
                  <w:sz w:val="20"/>
                </w:rPr>
                <w:t>5,7</w:t>
              </w:r>
            </w:ins>
          </w:p>
        </w:tc>
        <w:tc>
          <w:tcPr>
            <w:tcW w:type="dxa" w:w="1300"/>
          </w:tcPr>
          <w:p>
            <w:pPr>
              <w:spacing w:before="0" w:after="0"/>
              <w:jc w:val="center"/>
              <w:rPr>
                <w:ins w:id="1340" w:author="Claude" w:date="2026-09-24T00:00:00Z"/>
              </w:rPr>
            </w:pPr>
            <w:ins w:id="1339" w:author="Claude" w:date="2026-09-24T00:00:00Z">
              <w:r>
                <w:rPr>
                  <w:b w:val="0"/>
                  <w:i w:val="0"/>
                  <w:color w:val="000000"/>
                  <w:sz w:val="20"/>
                </w:rPr>
                <w:t>6</w:t>
              </w:r>
            </w:ins>
          </w:p>
        </w:tc>
        <w:tc>
          <w:tcPr>
            <w:tcW w:type="dxa" w:w="1150"/>
          </w:tcPr>
          <w:p>
            <w:pPr>
              <w:spacing w:before="0" w:after="0"/>
              <w:jc w:val="center"/>
              <w:rPr>
                <w:ins w:id="1342" w:author="Claude" w:date="2026-09-24T00:00:00Z"/>
              </w:rPr>
            </w:pPr>
            <w:ins w:id="1341" w:author="Claude" w:date="2026-09-24T00:00:00Z">
              <w:r>
                <w:rPr>
                  <w:b w:val="0"/>
                  <w:i w:val="0"/>
                  <w:color w:val="000000"/>
                  <w:sz w:val="20"/>
                </w:rPr>
                <w:t>11,5</w:t>
              </w:r>
            </w:ins>
          </w:p>
        </w:tc>
      </w:tr>
      <w:tr>
        <w:trPr>
          <w:ins w:id="1343" w:author="Claude" w:date="2026-09-24T00:00:00Z"/>
        </w:trPr>
        <w:tc>
          <w:tcPr>
            <w:tcW w:type="dxa" w:w="4470"/>
          </w:tcPr>
          <w:p>
            <w:pPr>
              <w:spacing w:before="0" w:after="0"/>
              <w:jc w:val="left"/>
              <w:rPr>
                <w:ins w:id="1345" w:author="Claude" w:date="2026-09-24T00:00:00Z"/>
              </w:rPr>
            </w:pPr>
            <w:ins w:id="1344" w:author="Claude" w:date="2026-09-24T00:00:00Z">
              <w:r>
                <w:rPr>
                  <w:b w:val="0"/>
                  <w:i w:val="0"/>
                  <w:color w:val="000000"/>
                  <w:sz w:val="20"/>
                </w:rPr>
                <w:t>D22 Nulidad refleja, concatenada o sobreviniente</w:t>
              </w:r>
            </w:ins>
          </w:p>
        </w:tc>
        <w:tc>
          <w:tcPr>
            <w:tcW w:type="dxa" w:w="1300"/>
          </w:tcPr>
          <w:p>
            <w:pPr>
              <w:spacing w:before="0" w:after="0"/>
              <w:jc w:val="center"/>
              <w:rPr>
                <w:ins w:id="1347" w:author="Claude" w:date="2026-09-24T00:00:00Z"/>
              </w:rPr>
            </w:pPr>
            <w:ins w:id="1346" w:author="Claude" w:date="2026-09-24T00:00:00Z">
              <w:r>
                <w:rPr>
                  <w:b w:val="0"/>
                  <w:i w:val="0"/>
                  <w:color w:val="000000"/>
                  <w:sz w:val="20"/>
                </w:rPr>
                <w:t>4</w:t>
              </w:r>
            </w:ins>
          </w:p>
        </w:tc>
        <w:tc>
          <w:tcPr>
            <w:tcW w:type="dxa" w:w="850"/>
          </w:tcPr>
          <w:p>
            <w:pPr>
              <w:spacing w:before="0" w:after="0"/>
              <w:jc w:val="center"/>
              <w:rPr>
                <w:ins w:id="1349" w:author="Claude" w:date="2026-09-24T00:00:00Z"/>
              </w:rPr>
            </w:pPr>
            <w:ins w:id="1348" w:author="Claude" w:date="2026-09-24T00:00:00Z">
              <w:r>
                <w:rPr>
                  <w:b w:val="0"/>
                  <w:i w:val="0"/>
                  <w:color w:val="000000"/>
                  <w:sz w:val="20"/>
                </w:rPr>
                <w:t>7,5</w:t>
              </w:r>
            </w:ins>
          </w:p>
        </w:tc>
        <w:tc>
          <w:tcPr>
            <w:tcW w:type="dxa" w:w="1300"/>
          </w:tcPr>
          <w:p>
            <w:pPr>
              <w:spacing w:before="0" w:after="0"/>
              <w:jc w:val="center"/>
              <w:rPr>
                <w:ins w:id="1351" w:author="Claude" w:date="2026-09-24T00:00:00Z"/>
              </w:rPr>
            </w:pPr>
            <w:ins w:id="1350" w:author="Claude" w:date="2026-09-24T00:00:00Z">
              <w:r>
                <w:rPr>
                  <w:b w:val="0"/>
                  <w:i w:val="0"/>
                  <w:color w:val="000000"/>
                  <w:sz w:val="20"/>
                </w:rPr>
                <w:t>6</w:t>
              </w:r>
            </w:ins>
          </w:p>
        </w:tc>
        <w:tc>
          <w:tcPr>
            <w:tcW w:type="dxa" w:w="1150"/>
          </w:tcPr>
          <w:p>
            <w:pPr>
              <w:spacing w:before="0" w:after="0"/>
              <w:jc w:val="center"/>
              <w:rPr>
                <w:ins w:id="1353" w:author="Claude" w:date="2026-09-24T00:00:00Z"/>
              </w:rPr>
            </w:pPr>
            <w:ins w:id="1352" w:author="Claude" w:date="2026-09-24T00:00:00Z">
              <w:r>
                <w:rPr>
                  <w:b w:val="0"/>
                  <w:i w:val="0"/>
                  <w:color w:val="000000"/>
                  <w:sz w:val="20"/>
                </w:rPr>
                <w:t>11,5</w:t>
              </w:r>
            </w:ins>
          </w:p>
        </w:tc>
      </w:tr>
      <w:tr>
        <w:trPr>
          <w:ins w:id="1354" w:author="Claude" w:date="2026-09-24T00:00:00Z"/>
        </w:trPr>
        <w:tc>
          <w:tcPr>
            <w:tcW w:type="dxa" w:w="4470"/>
          </w:tcPr>
          <w:p>
            <w:pPr>
              <w:spacing w:before="0" w:after="0"/>
              <w:jc w:val="left"/>
              <w:rPr>
                <w:ins w:id="1356" w:author="Claude" w:date="2026-09-24T00:00:00Z"/>
              </w:rPr>
            </w:pPr>
            <w:ins w:id="1355" w:author="Claude" w:date="2026-09-24T00:00:00Z">
              <w:r>
                <w:rPr>
                  <w:b w:val="0"/>
                  <w:i w:val="0"/>
                  <w:color w:val="000000"/>
                  <w:sz w:val="20"/>
                </w:rPr>
                <w:t>D23 Motivación defectuosa sin especificación</w:t>
              </w:r>
            </w:ins>
          </w:p>
        </w:tc>
        <w:tc>
          <w:tcPr>
            <w:tcW w:type="dxa" w:w="1300"/>
          </w:tcPr>
          <w:p>
            <w:pPr>
              <w:spacing w:before="0" w:after="0"/>
              <w:jc w:val="center"/>
              <w:rPr>
                <w:ins w:id="1358" w:author="Claude" w:date="2026-09-24T00:00:00Z"/>
              </w:rPr>
            </w:pPr>
            <w:ins w:id="1357" w:author="Claude" w:date="2026-09-24T00:00:00Z">
              <w:r>
                <w:rPr>
                  <w:b w:val="0"/>
                  <w:i w:val="0"/>
                  <w:color w:val="000000"/>
                  <w:sz w:val="20"/>
                </w:rPr>
                <w:t>10</w:t>
              </w:r>
            </w:ins>
          </w:p>
        </w:tc>
        <w:tc>
          <w:tcPr>
            <w:tcW w:type="dxa" w:w="850"/>
          </w:tcPr>
          <w:p>
            <w:pPr>
              <w:spacing w:before="0" w:after="0"/>
              <w:jc w:val="center"/>
              <w:rPr>
                <w:ins w:id="1360" w:author="Claude" w:date="2026-09-24T00:00:00Z"/>
              </w:rPr>
            </w:pPr>
            <w:ins w:id="1359" w:author="Claude" w:date="2026-09-24T00:00:00Z">
              <w:r>
                <w:rPr>
                  <w:b w:val="0"/>
                  <w:i w:val="0"/>
                  <w:color w:val="000000"/>
                  <w:sz w:val="20"/>
                </w:rPr>
                <w:t>18,9</w:t>
              </w:r>
            </w:ins>
          </w:p>
        </w:tc>
        <w:tc>
          <w:tcPr>
            <w:tcW w:type="dxa" w:w="1300"/>
          </w:tcPr>
          <w:p>
            <w:pPr>
              <w:spacing w:before="0" w:after="0"/>
              <w:jc w:val="center"/>
              <w:rPr>
                <w:ins w:id="1362" w:author="Claude" w:date="2026-09-24T00:00:00Z"/>
              </w:rPr>
            </w:pPr>
            <w:ins w:id="1361" w:author="Claude" w:date="2026-09-24T00:00:00Z">
              <w:r>
                <w:rPr>
                  <w:b w:val="0"/>
                  <w:i w:val="0"/>
                  <w:color w:val="000000"/>
                  <w:sz w:val="20"/>
                </w:rPr>
                <w:t>9</w:t>
              </w:r>
            </w:ins>
          </w:p>
        </w:tc>
        <w:tc>
          <w:tcPr>
            <w:tcW w:type="dxa" w:w="1150"/>
          </w:tcPr>
          <w:p>
            <w:pPr>
              <w:spacing w:before="0" w:after="0"/>
              <w:jc w:val="center"/>
              <w:rPr>
                <w:ins w:id="1364" w:author="Claude" w:date="2026-09-24T00:00:00Z"/>
              </w:rPr>
            </w:pPr>
            <w:ins w:id="1363" w:author="Claude" w:date="2026-09-24T00:00:00Z">
              <w:r>
                <w:rPr>
                  <w:b w:val="0"/>
                  <w:i w:val="0"/>
                  <w:color w:val="000000"/>
                  <w:sz w:val="20"/>
                </w:rPr>
                <w:t>17,3</w:t>
              </w:r>
            </w:ins>
          </w:p>
        </w:tc>
      </w:tr>
      <w:tr>
        <w:trPr>
          <w:ins w:id="1365" w:author="Claude" w:date="2026-09-24T00:00:00Z"/>
        </w:trPr>
        <w:tc>
          <w:tcPr>
            <w:tcW w:type="dxa" w:w="4470"/>
          </w:tcPr>
          <w:p>
            <w:pPr>
              <w:spacing w:before="0" w:after="0"/>
              <w:jc w:val="left"/>
              <w:rPr>
                <w:ins w:id="1367" w:author="Claude" w:date="2026-09-24T00:00:00Z"/>
              </w:rPr>
            </w:pPr>
            <w:ins w:id="1366" w:author="Claude" w:date="2026-09-24T00:00:00Z">
              <w:r>
                <w:rPr>
                  <w:b/>
                  <w:i w:val="0"/>
                  <w:color w:val="000000"/>
                  <w:sz w:val="20"/>
                </w:rPr>
                <w:t>Familia motivación (D13–D15, D21, D23)</w:t>
              </w:r>
            </w:ins>
          </w:p>
        </w:tc>
        <w:tc>
          <w:tcPr>
            <w:tcW w:type="dxa" w:w="1300"/>
          </w:tcPr>
          <w:p>
            <w:pPr>
              <w:spacing w:before="0" w:after="0"/>
              <w:jc w:val="center"/>
              <w:rPr>
                <w:ins w:id="1369" w:author="Claude" w:date="2026-09-24T00:00:00Z"/>
              </w:rPr>
            </w:pPr>
            <w:ins w:id="1368" w:author="Claude" w:date="2026-09-24T00:00:00Z">
              <w:r>
                <w:rPr>
                  <w:b/>
                  <w:i w:val="0"/>
                  <w:color w:val="000000"/>
                  <w:sz w:val="20"/>
                </w:rPr>
                <w:t>28</w:t>
              </w:r>
            </w:ins>
          </w:p>
        </w:tc>
        <w:tc>
          <w:tcPr>
            <w:tcW w:type="dxa" w:w="850"/>
          </w:tcPr>
          <w:p>
            <w:pPr>
              <w:spacing w:before="0" w:after="0"/>
              <w:jc w:val="center"/>
              <w:rPr>
                <w:ins w:id="1371" w:author="Claude" w:date="2026-09-24T00:00:00Z"/>
              </w:rPr>
            </w:pPr>
            <w:ins w:id="1370" w:author="Claude" w:date="2026-09-24T00:00:00Z">
              <w:r>
                <w:rPr>
                  <w:b/>
                  <w:i w:val="0"/>
                  <w:color w:val="000000"/>
                  <w:sz w:val="20"/>
                </w:rPr>
                <w:t>52,8</w:t>
              </w:r>
            </w:ins>
          </w:p>
        </w:tc>
        <w:tc>
          <w:tcPr>
            <w:tcW w:type="dxa" w:w="1300"/>
          </w:tcPr>
          <w:p>
            <w:pPr>
              <w:spacing w:before="0" w:after="0"/>
              <w:jc w:val="center"/>
              <w:rPr>
                <w:ins w:id="1373" w:author="Claude" w:date="2026-09-24T00:00:00Z"/>
              </w:rPr>
            </w:pPr>
            <w:ins w:id="1372" w:author="Claude" w:date="2026-09-24T00:00:00Z">
              <w:r>
                <w:rPr>
                  <w:b/>
                  <w:i w:val="0"/>
                  <w:color w:val="000000"/>
                  <w:sz w:val="20"/>
                </w:rPr>
                <w:t>32</w:t>
              </w:r>
            </w:ins>
          </w:p>
        </w:tc>
        <w:tc>
          <w:tcPr>
            <w:tcW w:type="dxa" w:w="1150"/>
          </w:tcPr>
          <w:p>
            <w:pPr>
              <w:spacing w:before="0" w:after="0"/>
              <w:jc w:val="center"/>
              <w:rPr>
                <w:ins w:id="1375" w:author="Claude" w:date="2026-09-24T00:00:00Z"/>
              </w:rPr>
            </w:pPr>
            <w:ins w:id="1374" w:author="Claude" w:date="2026-09-24T00:00:00Z">
              <w:r>
                <w:rPr>
                  <w:b/>
                  <w:i w:val="0"/>
                  <w:color w:val="000000"/>
                  <w:sz w:val="20"/>
                </w:rPr>
                <w:t>61,5</w:t>
              </w:r>
            </w:ins>
          </w:p>
        </w:tc>
      </w:tr>
      <w:tr>
        <w:trPr>
          <w:ins w:id="1376" w:author="Claude" w:date="2026-09-24T00:00:00Z"/>
        </w:trPr>
        <w:tc>
          <w:tcPr>
            <w:tcW w:type="dxa" w:w="4470"/>
          </w:tcPr>
          <w:p>
            <w:pPr>
              <w:spacing w:before="0" w:after="0"/>
              <w:jc w:val="left"/>
              <w:rPr>
                <w:ins w:id="1378" w:author="Claude" w:date="2026-09-24T00:00:00Z"/>
              </w:rPr>
            </w:pPr>
            <w:ins w:id="1377" w:author="Claude" w:date="2026-09-24T00:00:00Z">
              <w:r>
                <w:rPr>
                  <w:b/>
                  <w:i w:val="0"/>
                  <w:color w:val="000000"/>
                  <w:sz w:val="20"/>
                </w:rPr>
                <w:t>Familia probatoria (D07–D12)</w:t>
              </w:r>
            </w:ins>
          </w:p>
        </w:tc>
        <w:tc>
          <w:tcPr>
            <w:tcW w:type="dxa" w:w="1300"/>
          </w:tcPr>
          <w:p>
            <w:pPr>
              <w:spacing w:before="0" w:after="0"/>
              <w:jc w:val="center"/>
              <w:rPr>
                <w:ins w:id="1380" w:author="Claude" w:date="2026-09-24T00:00:00Z"/>
              </w:rPr>
            </w:pPr>
            <w:ins w:id="1379" w:author="Claude" w:date="2026-09-24T00:00:00Z">
              <w:r>
                <w:rPr>
                  <w:b/>
                  <w:i w:val="0"/>
                  <w:color w:val="000000"/>
                  <w:sz w:val="20"/>
                </w:rPr>
                <w:t>12</w:t>
              </w:r>
            </w:ins>
          </w:p>
        </w:tc>
        <w:tc>
          <w:tcPr>
            <w:tcW w:type="dxa" w:w="850"/>
          </w:tcPr>
          <w:p>
            <w:pPr>
              <w:spacing w:before="0" w:after="0"/>
              <w:jc w:val="center"/>
              <w:rPr>
                <w:ins w:id="1382" w:author="Claude" w:date="2026-09-24T00:00:00Z"/>
              </w:rPr>
            </w:pPr>
            <w:ins w:id="1381" w:author="Claude" w:date="2026-09-24T00:00:00Z">
              <w:r>
                <w:rPr>
                  <w:b/>
                  <w:i w:val="0"/>
                  <w:color w:val="000000"/>
                  <w:sz w:val="20"/>
                </w:rPr>
                <w:t>22,6</w:t>
              </w:r>
            </w:ins>
          </w:p>
        </w:tc>
        <w:tc>
          <w:tcPr>
            <w:tcW w:type="dxa" w:w="1300"/>
          </w:tcPr>
          <w:p>
            <w:pPr>
              <w:spacing w:before="0" w:after="0"/>
              <w:jc w:val="center"/>
              <w:rPr>
                <w:ins w:id="1384" w:author="Claude" w:date="2026-09-24T00:00:00Z"/>
              </w:rPr>
            </w:pPr>
            <w:ins w:id="1383" w:author="Claude" w:date="2026-09-24T00:00:00Z">
              <w:r>
                <w:rPr>
                  <w:b/>
                  <w:i w:val="0"/>
                  <w:color w:val="000000"/>
                  <w:sz w:val="20"/>
                </w:rPr>
                <w:t>19</w:t>
              </w:r>
            </w:ins>
          </w:p>
        </w:tc>
        <w:tc>
          <w:tcPr>
            <w:tcW w:type="dxa" w:w="1150"/>
          </w:tcPr>
          <w:p>
            <w:pPr>
              <w:spacing w:before="0" w:after="0"/>
              <w:jc w:val="center"/>
              <w:rPr>
                <w:ins w:id="1386" w:author="Claude" w:date="2026-09-24T00:00:00Z"/>
              </w:rPr>
            </w:pPr>
            <w:ins w:id="1385" w:author="Claude" w:date="2026-09-24T00:00:00Z">
              <w:r>
                <w:rPr>
                  <w:b/>
                  <w:i w:val="0"/>
                  <w:color w:val="000000"/>
                  <w:sz w:val="20"/>
                </w:rPr>
                <w:t>36,5</w:t>
              </w:r>
            </w:ins>
          </w:p>
        </w:tc>
      </w:tr>
      <w:tr>
        <w:trPr>
          <w:ins w:id="1387" w:author="Claude" w:date="2026-09-24T00:00:00Z"/>
        </w:trPr>
        <w:tc>
          <w:tcPr>
            <w:tcW w:type="dxa" w:w="4470"/>
            <w:tcBorders>
              <w:bottom w:val="single" w:sz="8" w:space="0" w:color="000000"/>
            </w:tcBorders>
          </w:tcPr>
          <w:p>
            <w:pPr>
              <w:spacing w:before="0" w:after="0"/>
              <w:jc w:val="left"/>
              <w:rPr>
                <w:ins w:id="1389" w:author="Claude" w:date="2026-09-24T00:00:00Z"/>
              </w:rPr>
            </w:pPr>
            <w:ins w:id="1388" w:author="Claude" w:date="2026-09-24T00:00:00Z">
              <w:r>
                <w:rPr>
                  <w:b/>
                  <w:i w:val="0"/>
                  <w:color w:val="000000"/>
                  <w:sz w:val="20"/>
                </w:rPr>
                <w:t>Familia procedimental (D01–D06, D19, D20)</w:t>
              </w:r>
            </w:ins>
          </w:p>
        </w:tc>
        <w:tc>
          <w:tcPr>
            <w:tcW w:type="dxa" w:w="1300"/>
            <w:tcBorders>
              <w:bottom w:val="single" w:sz="8" w:space="0" w:color="000000"/>
            </w:tcBorders>
          </w:tcPr>
          <w:p>
            <w:pPr>
              <w:spacing w:before="0" w:after="0"/>
              <w:jc w:val="center"/>
              <w:rPr>
                <w:ins w:id="1391" w:author="Claude" w:date="2026-09-24T00:00:00Z"/>
              </w:rPr>
            </w:pPr>
            <w:ins w:id="1390" w:author="Claude" w:date="2026-09-24T00:00:00Z">
              <w:r>
                <w:rPr>
                  <w:b/>
                  <w:i w:val="0"/>
                  <w:color w:val="000000"/>
                  <w:sz w:val="20"/>
                </w:rPr>
                <w:t>14</w:t>
              </w:r>
            </w:ins>
          </w:p>
        </w:tc>
        <w:tc>
          <w:tcPr>
            <w:tcW w:type="dxa" w:w="850"/>
            <w:tcBorders>
              <w:bottom w:val="single" w:sz="8" w:space="0" w:color="000000"/>
            </w:tcBorders>
          </w:tcPr>
          <w:p>
            <w:pPr>
              <w:spacing w:before="0" w:after="0"/>
              <w:jc w:val="center"/>
              <w:rPr>
                <w:ins w:id="1393" w:author="Claude" w:date="2026-09-24T00:00:00Z"/>
              </w:rPr>
            </w:pPr>
            <w:ins w:id="1392" w:author="Claude" w:date="2026-09-24T00:00:00Z">
              <w:r>
                <w:rPr>
                  <w:b/>
                  <w:i w:val="0"/>
                  <w:color w:val="000000"/>
                  <w:sz w:val="20"/>
                </w:rPr>
                <w:t>26,4</w:t>
              </w:r>
            </w:ins>
          </w:p>
        </w:tc>
        <w:tc>
          <w:tcPr>
            <w:tcW w:type="dxa" w:w="1300"/>
            <w:tcBorders>
              <w:bottom w:val="single" w:sz="8" w:space="0" w:color="000000"/>
            </w:tcBorders>
          </w:tcPr>
          <w:p>
            <w:pPr>
              <w:spacing w:before="0" w:after="0"/>
              <w:jc w:val="center"/>
              <w:rPr>
                <w:ins w:id="1395" w:author="Claude" w:date="2026-09-24T00:00:00Z"/>
              </w:rPr>
            </w:pPr>
            <w:ins w:id="1394" w:author="Claude" w:date="2026-09-24T00:00:00Z">
              <w:r>
                <w:rPr>
                  <w:b/>
                  <w:i w:val="0"/>
                  <w:color w:val="000000"/>
                  <w:sz w:val="20"/>
                </w:rPr>
                <w:t>15</w:t>
              </w:r>
            </w:ins>
          </w:p>
        </w:tc>
        <w:tc>
          <w:tcPr>
            <w:tcW w:type="dxa" w:w="1150"/>
            <w:tcBorders>
              <w:bottom w:val="single" w:sz="8" w:space="0" w:color="000000"/>
            </w:tcBorders>
          </w:tcPr>
          <w:p>
            <w:pPr>
              <w:spacing w:before="0" w:after="0"/>
              <w:jc w:val="center"/>
              <w:rPr>
                <w:ins w:id="1397" w:author="Claude" w:date="2026-09-24T00:00:00Z"/>
              </w:rPr>
            </w:pPr>
            <w:ins w:id="1396" w:author="Claude" w:date="2026-09-24T00:00:00Z">
              <w:r>
                <w:rPr>
                  <w:b/>
                  <w:i w:val="0"/>
                  <w:color w:val="000000"/>
                  <w:sz w:val="20"/>
                </w:rPr>
                <w:t>28,8</w:t>
              </w:r>
            </w:ins>
          </w:p>
        </w:tc>
      </w:tr>
    </w:tbl>
    <w:p>
      <w:pPr>
        <w:spacing w:before="0" w:after="240"/>
        <w:jc w:val="both"/>
        <w:rPr>
          <w:ins w:id="1404" w:author="Claude" w:date="2026-09-24T00:00:00Z"/>
        </w:rPr>
      </w:pPr>
      <w:ins w:id="1402" w:author="Claude" w:date="2026-09-24T00:00:00Z">
        <w:r>
          <w:rPr>
            <w:b w:val="0"/>
            <w:i/>
            <w:color w:val="000000"/>
            <w:sz w:val="20"/>
          </w:rPr>
          <w:t xml:space="preserve">Nota. </w:t>
        </w:r>
      </w:ins>
      <w:ins w:id="1403" w:author="Claude" w:date="2026-09-24T00:00:00Z">
        <w:r>
          <w:rPr>
            <w:b w:val="0"/>
            <w:i w:val="0"/>
            <w:color w:val="000000"/>
            <w:sz w:val="20"/>
          </w:rPr>
          <w:t>Número de sentencias de vista anuladas con la causal DECLARADA por la Sala (una sentencia puede tener varias). No se computan los registros derivados, alegados, en voto singular ni advertidos sin nulidad. D05 y D17 registran cero en ambos grupos. Grupo Tradicional: corpus Pre-2019, Abreviado anteriores a 2019 y Sumarísimos anteriores a 2019; grupo Oralidad: corpus 2024, Llamoja (SV de control) y Sumarísimos 2024, conforme al grupo asignado en el Consolidado de primera instancia. Fuente: Corpus_unificado_CORREGIDO_SV_CSJA_2_TOTAL_3_FIN.xlsx, hoja Marcas_declaradas.</w:t>
        </w:r>
      </w:ins>
    </w:p>
    <w:p w14:paraId="5AE0C8F1" w14:textId="72F86062" w:rsidR="009D3685" w:rsidRDefault="00E279A0">
      <w:pPr>
        <w:pStyle w:val="Ttulo3"/>
        <w:spacing w:before="180" w:after="100"/>
      </w:pPr>
      <w:r>
        <w:rPr>
          <w:b/>
          <w:bCs/>
          <w:i/>
          <w:iCs/>
          <w:color w:val="000000"/>
        </w:rPr>
        <w:t>5.3.4. Triangulación doctrinal</w:t>
      </w:r>
    </w:p>
    <w:p w14:paraId="7C89BCC2" w14:textId="77777777" w:rsidR="009D3685" w:rsidRDefault="00000000">
      <w:pPr>
        <w:spacing w:after="120" w:line="360" w:lineRule="auto"/>
        <w:jc w:val="both"/>
      </w:pPr>
      <w:r>
        <w:rPr>
          <w:color w:val="000000"/>
        </w:rPr>
        <w:t xml:space="preserve">La distinción de Taruffo (2006, 2011) entre </w:t>
      </w:r>
      <w:r>
        <w:rPr>
          <w:b/>
          <w:bCs/>
          <w:color w:val="000000"/>
        </w:rPr>
        <w:t>justificación interna</w:t>
      </w:r>
      <w:r>
        <w:rPr>
          <w:color w:val="000000"/>
        </w:rPr>
        <w:t xml:space="preserve"> (coherencia lógica del razonamiento) y </w:t>
      </w:r>
      <w:r>
        <w:rPr>
          <w:b/>
          <w:bCs/>
          <w:color w:val="000000"/>
        </w:rPr>
        <w:t>justificación externa</w:t>
      </w:r>
      <w:r>
        <w:rPr>
          <w:color w:val="000000"/>
        </w:rPr>
        <w:t xml:space="preserve"> (sustento de las premisas fácticas y jurídicas) es la que mejor explica el hallazgo. Para Taruffo, la motivación está completa cuando ofrece justificación adecuada de cada uno de los momentos en que se articula la decisión (interpretación de las normas aplicadas, verificación de los hechos, calificación jurídica y declaración de las consecuencias), de modo que la decisión misma opera como parámetro de la motivación: hay motivación omitida cuando alguna de esas afirmaciones carece de fundamento racional expreso, e insuficiencia cuando faltan las premisas o el criterio de elección. La evidencia no </w:t>
        <w:lastRenderedPageBreak/>
        <w:t xml:space="preserve">refuta sino que </w:t>
      </w:r>
      <w:r>
        <w:rPr>
          <w:b/>
          <w:bCs/>
          <w:color w:val="000000"/>
        </w:rPr>
        <w:t>precisa</w:t>
      </w:r>
      <w:r>
        <w:rPr>
          <w:color w:val="000000"/>
        </w:rPr>
        <w:t xml:space="preserve"> esa tesis con un dato contundente: la motivación aparente o inexistente, que la doctrina suele situar en el centro del debate, </w:t>
      </w:r>
      <w:del w:id="1020" w:author="Claude" w:date="2026-09-24T00:00:00Z">
        <w:r>
          <w:rPr>
            <w:color w:val="000000"/>
          </w:rPr>
          <w:delText xml:space="preserve">no registra un solo caso en los ochenta y cuatro expedientes con control identificado.</w:delText>
        </w:r>
      </w:del>
      <w:ins w:id="1021" w:author="Claude" w:date="2026-09-24T00:00:00Z">
        <w:r>
          <w:rPr>
            <w:color w:val="000000"/>
          </w:rPr>
          <w:t xml:space="preserve">es minoritaria: solo 13 de las 105 sentencias anuladas del corpus de segunda instancia (12,4 %) la tienen como supuesto principal de la tipología Llamoja (Tabla 5.3).</w:t>
        </w:r>
      </w:ins>
      <w:r>
        <w:rPr>
          <w:color w:val="000000"/>
        </w:rPr>
        <w:t xml:space="preserve"> Lo que las Salas Civiles de Arequipa censuran no es que el juez no justifique, sino que justifique sobre premisas fácticas incompletas, </w:t>
      </w:r>
      <w:del w:id="1022" w:author="Claude" w:date="2026-09-24T00:00:00Z">
        <w:r>
          <w:rPr>
            <w:color w:val="000000"/>
          </w:rPr>
          <w:delText xml:space="preserve">como lo demuestra que las causales más frecuentes del período Tradicional (omisión de valoración de prueba decisiva y error en la calificación jurídica, ambas en la mitad de los expedientes controlados) sean defectos de la justificación externa y no de la estructura argumentativa de la sentencia.</w:delText>
        </w:r>
      </w:del>
      <w:ins w:id="1023" w:author="Claude" w:date="2026-09-24T00:00:00Z">
        <w:r>
          <w:rPr>
            <w:color w:val="000000"/>
          </w:rPr>
          <w:t xml:space="preserve">como lo demuestra que los supuestos c), d) y e) de la tipología Llamoja (deficiencia de motivación externa, motivación insuficiente y motivación sustancialmente incongruente) reúnan el 49,5 % de las sentencias anuladas (52 de 105), frente al 21,0 % de los supuestos a) y b), y que las causales declaradas más frecuentes del período Tradicional sean la incongruencia procesal (32,1 %) y la valoración probatoria defectuosa (15,1 %), defectos referidos a las premisas y al objeto del debate, y no a la estructura argumentativa de la sentencia.</w:t>
        </w:r>
      </w:ins>
    </w:p>
    <w:p>
      <w:pPr>
        <w:spacing w:before="240" w:after="0"/>
        <w:rPr>
          <w:ins w:id="1541" w:author="Claude" w:date="2026-09-24T00:00:00Z"/>
        </w:rPr>
      </w:pPr>
      <w:ins w:id="1540" w:author="Claude" w:date="2026-09-24T00:00:00Z">
        <w:r>
          <w:rPr>
            <w:b/>
            <w:i w:val="0"/>
            <w:color w:val="000000"/>
            <w:sz w:val="24"/>
          </w:rPr>
          <w:t>Tabla 5.3</w:t>
        </w:r>
      </w:ins>
    </w:p>
    <w:p>
      <w:pPr>
        <w:spacing w:before="0" w:after="120"/>
        <w:rPr>
          <w:ins w:id="1543" w:author="Claude" w:date="2026-09-24T00:00:00Z"/>
        </w:rPr>
      </w:pPr>
      <w:ins w:id="1542" w:author="Claude" w:date="2026-09-24T00:00:00Z">
        <w:r>
          <w:rPr>
            <w:b w:val="0"/>
            <w:i/>
            <w:color w:val="000000"/>
            <w:sz w:val="24"/>
          </w:rPr>
          <w:t>Tipología de motivación (STC 00728-2008-PHC/TC, caso Llamoja) en las sentencias anuladas, por grupo</w:t>
        </w:r>
      </w:ins>
    </w:p>
    <w:tbl>
      <w:tblPr>
        <w:tblW w:type="dxa" w:w="9070"/>
        <w:tblLayout w:type="fixed"/>
        <w:tblLook w:firstColumn="1" w:firstRow="1" w:lastColumn="0" w:lastRow="0" w:noHBand="0" w:noVBand="1" w:val="04A0"/>
      </w:tblPr>
      <w:tblGrid>
        <w:gridCol w:w="3870"/>
        <w:gridCol w:w="700"/>
        <w:gridCol w:w="800"/>
        <w:gridCol w:w="700"/>
        <w:gridCol w:w="800"/>
        <w:gridCol w:w="1000"/>
        <w:gridCol w:w="1200"/>
      </w:tblGrid>
      <w:tr>
        <w:trPr>
          <w:ins w:id="1405" w:author="Claude" w:date="2026-09-24T00:00:00Z"/>
        </w:trPr>
        <w:tc>
          <w:tcPr>
            <w:tcW w:type="dxa" w:w="3870"/>
            <w:tcBorders>
              <w:top w:val="single" w:sz="8" w:space="0" w:color="000000"/>
              <w:bottom w:val="single" w:sz="8" w:space="0" w:color="000000"/>
            </w:tcBorders>
          </w:tcPr>
          <w:p>
            <w:pPr>
              <w:spacing w:before="0" w:after="0"/>
              <w:jc w:val="left"/>
              <w:rPr>
                <w:ins w:id="1407" w:author="Claude" w:date="2026-09-24T00:00:00Z"/>
              </w:rPr>
            </w:pPr>
            <w:ins w:id="1406" w:author="Claude" w:date="2026-09-24T00:00:00Z">
              <w:r>
                <w:rPr>
                  <w:b/>
                  <w:i w:val="0"/>
                  <w:color w:val="000000"/>
                  <w:sz w:val="20"/>
                </w:rPr>
                <w:t>Supuesto principal</w:t>
              </w:r>
            </w:ins>
          </w:p>
        </w:tc>
        <w:tc>
          <w:tcPr>
            <w:tcW w:type="dxa" w:w="700"/>
            <w:tcBorders>
              <w:top w:val="single" w:sz="8" w:space="0" w:color="000000"/>
              <w:bottom w:val="single" w:sz="8" w:space="0" w:color="000000"/>
            </w:tcBorders>
          </w:tcPr>
          <w:p>
            <w:pPr>
              <w:spacing w:before="0" w:after="0"/>
              <w:jc w:val="center"/>
              <w:rPr>
                <w:ins w:id="1409" w:author="Claude" w:date="2026-09-24T00:00:00Z"/>
              </w:rPr>
            </w:pPr>
            <w:ins w:id="1408" w:author="Claude" w:date="2026-09-24T00:00:00Z">
              <w:r>
                <w:rPr>
                  <w:b/>
                  <w:i w:val="0"/>
                  <w:color w:val="000000"/>
                  <w:sz w:val="20"/>
                </w:rPr>
                <w:t>Trad.</w:t>
              </w:r>
            </w:ins>
          </w:p>
        </w:tc>
        <w:tc>
          <w:tcPr>
            <w:tcW w:type="dxa" w:w="800"/>
            <w:tcBorders>
              <w:top w:val="single" w:sz="8" w:space="0" w:color="000000"/>
              <w:bottom w:val="single" w:sz="8" w:space="0" w:color="000000"/>
            </w:tcBorders>
          </w:tcPr>
          <w:p>
            <w:pPr>
              <w:spacing w:before="0" w:after="0"/>
              <w:jc w:val="center"/>
              <w:rPr>
                <w:ins w:id="1411" w:author="Claude" w:date="2026-09-24T00:00:00Z"/>
              </w:rPr>
            </w:pPr>
            <w:ins w:id="1410" w:author="Claude" w:date="2026-09-24T00:00:00Z">
              <w:r>
                <w:rPr>
                  <w:b/>
                  <w:i w:val="0"/>
                  <w:color w:val="000000"/>
                  <w:sz w:val="20"/>
                </w:rPr>
                <w:t>%</w:t>
              </w:r>
            </w:ins>
          </w:p>
        </w:tc>
        <w:tc>
          <w:tcPr>
            <w:tcW w:type="dxa" w:w="700"/>
            <w:tcBorders>
              <w:top w:val="single" w:sz="8" w:space="0" w:color="000000"/>
              <w:bottom w:val="single" w:sz="8" w:space="0" w:color="000000"/>
            </w:tcBorders>
          </w:tcPr>
          <w:p>
            <w:pPr>
              <w:spacing w:before="0" w:after="0"/>
              <w:jc w:val="center"/>
              <w:rPr>
                <w:ins w:id="1413" w:author="Claude" w:date="2026-09-24T00:00:00Z"/>
              </w:rPr>
            </w:pPr>
            <w:ins w:id="1412" w:author="Claude" w:date="2026-09-24T00:00:00Z">
              <w:r>
                <w:rPr>
                  <w:b/>
                  <w:i w:val="0"/>
                  <w:color w:val="000000"/>
                  <w:sz w:val="20"/>
                </w:rPr>
                <w:t>Oral.</w:t>
              </w:r>
            </w:ins>
          </w:p>
        </w:tc>
        <w:tc>
          <w:tcPr>
            <w:tcW w:type="dxa" w:w="800"/>
            <w:tcBorders>
              <w:top w:val="single" w:sz="8" w:space="0" w:color="000000"/>
              <w:bottom w:val="single" w:sz="8" w:space="0" w:color="000000"/>
            </w:tcBorders>
          </w:tcPr>
          <w:p>
            <w:pPr>
              <w:spacing w:before="0" w:after="0"/>
              <w:jc w:val="center"/>
              <w:rPr>
                <w:ins w:id="1415" w:author="Claude" w:date="2026-09-24T00:00:00Z"/>
              </w:rPr>
            </w:pPr>
            <w:ins w:id="1414" w:author="Claude" w:date="2026-09-24T00:00:00Z">
              <w:r>
                <w:rPr>
                  <w:b/>
                  <w:i w:val="0"/>
                  <w:color w:val="000000"/>
                  <w:sz w:val="20"/>
                </w:rPr>
                <w:t>%</w:t>
              </w:r>
            </w:ins>
          </w:p>
        </w:tc>
        <w:tc>
          <w:tcPr>
            <w:tcW w:type="dxa" w:w="1000"/>
            <w:tcBorders>
              <w:top w:val="single" w:sz="8" w:space="0" w:color="000000"/>
              <w:bottom w:val="single" w:sz="8" w:space="0" w:color="000000"/>
            </w:tcBorders>
          </w:tcPr>
          <w:p>
            <w:pPr>
              <w:spacing w:before="0" w:after="0"/>
              <w:jc w:val="center"/>
              <w:rPr>
                <w:ins w:id="1417" w:author="Claude" w:date="2026-09-24T00:00:00Z"/>
              </w:rPr>
            </w:pPr>
            <w:ins w:id="1416" w:author="Claude" w:date="2026-09-24T00:00:00Z">
              <w:r>
                <w:rPr>
                  <w:b/>
                  <w:i w:val="0"/>
                  <w:color w:val="000000"/>
                  <w:sz w:val="20"/>
                </w:rPr>
                <w:t>Total</w:t>
              </w:r>
            </w:ins>
          </w:p>
        </w:tc>
        <w:tc>
          <w:tcPr>
            <w:tcW w:type="dxa" w:w="1200"/>
            <w:tcBorders>
              <w:top w:val="single" w:sz="8" w:space="0" w:color="000000"/>
              <w:bottom w:val="single" w:sz="8" w:space="0" w:color="000000"/>
            </w:tcBorders>
          </w:tcPr>
          <w:p>
            <w:pPr>
              <w:spacing w:before="0" w:after="0"/>
              <w:jc w:val="center"/>
              <w:rPr>
                <w:ins w:id="1419" w:author="Claude" w:date="2026-09-24T00:00:00Z"/>
              </w:rPr>
            </w:pPr>
            <w:ins w:id="1418" w:author="Claude" w:date="2026-09-24T00:00:00Z">
              <w:r>
                <w:rPr>
                  <w:b/>
                  <w:i w:val="0"/>
                  <w:color w:val="000000"/>
                  <w:sz w:val="20"/>
                </w:rPr>
                <w:t>%</w:t>
              </w:r>
            </w:ins>
          </w:p>
        </w:tc>
      </w:tr>
      <w:tr>
        <w:trPr>
          <w:ins w:id="1420" w:author="Claude" w:date="2026-09-24T00:00:00Z"/>
        </w:trPr>
        <w:tc>
          <w:tcPr>
            <w:tcW w:type="dxa" w:w="3870"/>
          </w:tcPr>
          <w:p>
            <w:pPr>
              <w:spacing w:before="0" w:after="0"/>
              <w:jc w:val="left"/>
              <w:rPr>
                <w:ins w:id="1422" w:author="Claude" w:date="2026-09-24T00:00:00Z"/>
              </w:rPr>
            </w:pPr>
            <w:ins w:id="1421" w:author="Claude" w:date="2026-09-24T00:00:00Z">
              <w:r>
                <w:rPr>
                  <w:b w:val="0"/>
                  <w:i w:val="0"/>
                  <w:color w:val="000000"/>
                  <w:sz w:val="20"/>
                </w:rPr>
                <w:t>a) Inexistencia o motivación aparente</w:t>
              </w:r>
            </w:ins>
          </w:p>
        </w:tc>
        <w:tc>
          <w:tcPr>
            <w:tcW w:type="dxa" w:w="700"/>
          </w:tcPr>
          <w:p>
            <w:pPr>
              <w:spacing w:before="0" w:after="0"/>
              <w:jc w:val="center"/>
              <w:rPr>
                <w:ins w:id="1424" w:author="Claude" w:date="2026-09-24T00:00:00Z"/>
              </w:rPr>
            </w:pPr>
            <w:ins w:id="1423" w:author="Claude" w:date="2026-09-24T00:00:00Z">
              <w:r>
                <w:rPr>
                  <w:b w:val="0"/>
                  <w:i w:val="0"/>
                  <w:color w:val="000000"/>
                  <w:sz w:val="20"/>
                </w:rPr>
                <w:t>6</w:t>
              </w:r>
            </w:ins>
          </w:p>
        </w:tc>
        <w:tc>
          <w:tcPr>
            <w:tcW w:type="dxa" w:w="800"/>
          </w:tcPr>
          <w:p>
            <w:pPr>
              <w:spacing w:before="0" w:after="0"/>
              <w:jc w:val="center"/>
              <w:rPr>
                <w:ins w:id="1426" w:author="Claude" w:date="2026-09-24T00:00:00Z"/>
              </w:rPr>
            </w:pPr>
            <w:ins w:id="1425" w:author="Claude" w:date="2026-09-24T00:00:00Z">
              <w:r>
                <w:rPr>
                  <w:b w:val="0"/>
                  <w:i w:val="0"/>
                  <w:color w:val="000000"/>
                  <w:sz w:val="20"/>
                </w:rPr>
                <w:t>11,3</w:t>
              </w:r>
            </w:ins>
          </w:p>
        </w:tc>
        <w:tc>
          <w:tcPr>
            <w:tcW w:type="dxa" w:w="700"/>
          </w:tcPr>
          <w:p>
            <w:pPr>
              <w:spacing w:before="0" w:after="0"/>
              <w:jc w:val="center"/>
              <w:rPr>
                <w:ins w:id="1428" w:author="Claude" w:date="2026-09-24T00:00:00Z"/>
              </w:rPr>
            </w:pPr>
            <w:ins w:id="1427" w:author="Claude" w:date="2026-09-24T00:00:00Z">
              <w:r>
                <w:rPr>
                  <w:b w:val="0"/>
                  <w:i w:val="0"/>
                  <w:color w:val="000000"/>
                  <w:sz w:val="20"/>
                </w:rPr>
                <w:t>7</w:t>
              </w:r>
            </w:ins>
          </w:p>
        </w:tc>
        <w:tc>
          <w:tcPr>
            <w:tcW w:type="dxa" w:w="800"/>
          </w:tcPr>
          <w:p>
            <w:pPr>
              <w:spacing w:before="0" w:after="0"/>
              <w:jc w:val="center"/>
              <w:rPr>
                <w:ins w:id="1430" w:author="Claude" w:date="2026-09-24T00:00:00Z"/>
              </w:rPr>
            </w:pPr>
            <w:ins w:id="1429" w:author="Claude" w:date="2026-09-24T00:00:00Z">
              <w:r>
                <w:rPr>
                  <w:b w:val="0"/>
                  <w:i w:val="0"/>
                  <w:color w:val="000000"/>
                  <w:sz w:val="20"/>
                </w:rPr>
                <w:t>13,5</w:t>
              </w:r>
            </w:ins>
          </w:p>
        </w:tc>
        <w:tc>
          <w:tcPr>
            <w:tcW w:type="dxa" w:w="1000"/>
          </w:tcPr>
          <w:p>
            <w:pPr>
              <w:spacing w:before="0" w:after="0"/>
              <w:jc w:val="center"/>
              <w:rPr>
                <w:ins w:id="1432" w:author="Claude" w:date="2026-09-24T00:00:00Z"/>
              </w:rPr>
            </w:pPr>
            <w:ins w:id="1431" w:author="Claude" w:date="2026-09-24T00:00:00Z">
              <w:r>
                <w:rPr>
                  <w:b w:val="0"/>
                  <w:i w:val="0"/>
                  <w:color w:val="000000"/>
                  <w:sz w:val="20"/>
                </w:rPr>
                <w:t>13</w:t>
              </w:r>
            </w:ins>
          </w:p>
        </w:tc>
        <w:tc>
          <w:tcPr>
            <w:tcW w:type="dxa" w:w="1200"/>
          </w:tcPr>
          <w:p>
            <w:pPr>
              <w:spacing w:before="0" w:after="0"/>
              <w:jc w:val="center"/>
              <w:rPr>
                <w:ins w:id="1434" w:author="Claude" w:date="2026-09-24T00:00:00Z"/>
              </w:rPr>
            </w:pPr>
            <w:ins w:id="1433" w:author="Claude" w:date="2026-09-24T00:00:00Z">
              <w:r>
                <w:rPr>
                  <w:b w:val="0"/>
                  <w:i w:val="0"/>
                  <w:color w:val="000000"/>
                  <w:sz w:val="20"/>
                </w:rPr>
                <w:t>12,4</w:t>
              </w:r>
            </w:ins>
          </w:p>
        </w:tc>
      </w:tr>
      <w:tr>
        <w:trPr>
          <w:ins w:id="1435" w:author="Claude" w:date="2026-09-24T00:00:00Z"/>
        </w:trPr>
        <w:tc>
          <w:tcPr>
            <w:tcW w:type="dxa" w:w="3870"/>
          </w:tcPr>
          <w:p>
            <w:pPr>
              <w:spacing w:before="0" w:after="0"/>
              <w:jc w:val="left"/>
              <w:rPr>
                <w:ins w:id="1437" w:author="Claude" w:date="2026-09-24T00:00:00Z"/>
              </w:rPr>
            </w:pPr>
            <w:ins w:id="1436" w:author="Claude" w:date="2026-09-24T00:00:00Z">
              <w:r>
                <w:rPr>
                  <w:b w:val="0"/>
                  <w:i w:val="0"/>
                  <w:color w:val="000000"/>
                  <w:sz w:val="20"/>
                </w:rPr>
                <w:t>b) Falta de motivación interna</w:t>
              </w:r>
            </w:ins>
          </w:p>
        </w:tc>
        <w:tc>
          <w:tcPr>
            <w:tcW w:type="dxa" w:w="700"/>
          </w:tcPr>
          <w:p>
            <w:pPr>
              <w:spacing w:before="0" w:after="0"/>
              <w:jc w:val="center"/>
              <w:rPr>
                <w:ins w:id="1439" w:author="Claude" w:date="2026-09-24T00:00:00Z"/>
              </w:rPr>
            </w:pPr>
            <w:ins w:id="1438" w:author="Claude" w:date="2026-09-24T00:00:00Z">
              <w:r>
                <w:rPr>
                  <w:b w:val="0"/>
                  <w:i w:val="0"/>
                  <w:color w:val="000000"/>
                  <w:sz w:val="20"/>
                </w:rPr>
                <w:t>5</w:t>
              </w:r>
            </w:ins>
          </w:p>
        </w:tc>
        <w:tc>
          <w:tcPr>
            <w:tcW w:type="dxa" w:w="800"/>
          </w:tcPr>
          <w:p>
            <w:pPr>
              <w:spacing w:before="0" w:after="0"/>
              <w:jc w:val="center"/>
              <w:rPr>
                <w:ins w:id="1441" w:author="Claude" w:date="2026-09-24T00:00:00Z"/>
              </w:rPr>
            </w:pPr>
            <w:ins w:id="1440" w:author="Claude" w:date="2026-09-24T00:00:00Z">
              <w:r>
                <w:rPr>
                  <w:b w:val="0"/>
                  <w:i w:val="0"/>
                  <w:color w:val="000000"/>
                  <w:sz w:val="20"/>
                </w:rPr>
                <w:t>9,4</w:t>
              </w:r>
            </w:ins>
          </w:p>
        </w:tc>
        <w:tc>
          <w:tcPr>
            <w:tcW w:type="dxa" w:w="700"/>
          </w:tcPr>
          <w:p>
            <w:pPr>
              <w:spacing w:before="0" w:after="0"/>
              <w:jc w:val="center"/>
              <w:rPr>
                <w:ins w:id="1443" w:author="Claude" w:date="2026-09-24T00:00:00Z"/>
              </w:rPr>
            </w:pPr>
            <w:ins w:id="1442" w:author="Claude" w:date="2026-09-24T00:00:00Z">
              <w:r>
                <w:rPr>
                  <w:b w:val="0"/>
                  <w:i w:val="0"/>
                  <w:color w:val="000000"/>
                  <w:sz w:val="20"/>
                </w:rPr>
                <w:t>4</w:t>
              </w:r>
            </w:ins>
          </w:p>
        </w:tc>
        <w:tc>
          <w:tcPr>
            <w:tcW w:type="dxa" w:w="800"/>
          </w:tcPr>
          <w:p>
            <w:pPr>
              <w:spacing w:before="0" w:after="0"/>
              <w:jc w:val="center"/>
              <w:rPr>
                <w:ins w:id="1445" w:author="Claude" w:date="2026-09-24T00:00:00Z"/>
              </w:rPr>
            </w:pPr>
            <w:ins w:id="1444" w:author="Claude" w:date="2026-09-24T00:00:00Z">
              <w:r>
                <w:rPr>
                  <w:b w:val="0"/>
                  <w:i w:val="0"/>
                  <w:color w:val="000000"/>
                  <w:sz w:val="20"/>
                </w:rPr>
                <w:t>7,7</w:t>
              </w:r>
            </w:ins>
          </w:p>
        </w:tc>
        <w:tc>
          <w:tcPr>
            <w:tcW w:type="dxa" w:w="1000"/>
          </w:tcPr>
          <w:p>
            <w:pPr>
              <w:spacing w:before="0" w:after="0"/>
              <w:jc w:val="center"/>
              <w:rPr>
                <w:ins w:id="1447" w:author="Claude" w:date="2026-09-24T00:00:00Z"/>
              </w:rPr>
            </w:pPr>
            <w:ins w:id="1446" w:author="Claude" w:date="2026-09-24T00:00:00Z">
              <w:r>
                <w:rPr>
                  <w:b w:val="0"/>
                  <w:i w:val="0"/>
                  <w:color w:val="000000"/>
                  <w:sz w:val="20"/>
                </w:rPr>
                <w:t>9</w:t>
              </w:r>
            </w:ins>
          </w:p>
        </w:tc>
        <w:tc>
          <w:tcPr>
            <w:tcW w:type="dxa" w:w="1200"/>
          </w:tcPr>
          <w:p>
            <w:pPr>
              <w:spacing w:before="0" w:after="0"/>
              <w:jc w:val="center"/>
              <w:rPr>
                <w:ins w:id="1449" w:author="Claude" w:date="2026-09-24T00:00:00Z"/>
              </w:rPr>
            </w:pPr>
            <w:ins w:id="1448" w:author="Claude" w:date="2026-09-24T00:00:00Z">
              <w:r>
                <w:rPr>
                  <w:b w:val="0"/>
                  <w:i w:val="0"/>
                  <w:color w:val="000000"/>
                  <w:sz w:val="20"/>
                </w:rPr>
                <w:t>8,6</w:t>
              </w:r>
            </w:ins>
          </w:p>
        </w:tc>
      </w:tr>
      <w:tr>
        <w:trPr>
          <w:ins w:id="1450" w:author="Claude" w:date="2026-09-24T00:00:00Z"/>
        </w:trPr>
        <w:tc>
          <w:tcPr>
            <w:tcW w:type="dxa" w:w="3870"/>
          </w:tcPr>
          <w:p>
            <w:pPr>
              <w:spacing w:before="0" w:after="0"/>
              <w:jc w:val="left"/>
              <w:rPr>
                <w:ins w:id="1452" w:author="Claude" w:date="2026-09-24T00:00:00Z"/>
              </w:rPr>
            </w:pPr>
            <w:ins w:id="1451" w:author="Claude" w:date="2026-09-24T00:00:00Z">
              <w:r>
                <w:rPr>
                  <w:b w:val="0"/>
                  <w:i w:val="0"/>
                  <w:color w:val="000000"/>
                  <w:sz w:val="20"/>
                </w:rPr>
                <w:t>c) Deficiencia de motivación externa</w:t>
              </w:r>
            </w:ins>
          </w:p>
        </w:tc>
        <w:tc>
          <w:tcPr>
            <w:tcW w:type="dxa" w:w="700"/>
          </w:tcPr>
          <w:p>
            <w:pPr>
              <w:spacing w:before="0" w:after="0"/>
              <w:jc w:val="center"/>
              <w:rPr>
                <w:ins w:id="1454" w:author="Claude" w:date="2026-09-24T00:00:00Z"/>
              </w:rPr>
            </w:pPr>
            <w:ins w:id="1453" w:author="Claude" w:date="2026-09-24T00:00:00Z">
              <w:r>
                <w:rPr>
                  <w:b w:val="0"/>
                  <w:i w:val="0"/>
                  <w:color w:val="000000"/>
                  <w:sz w:val="20"/>
                </w:rPr>
                <w:t>8</w:t>
              </w:r>
            </w:ins>
          </w:p>
        </w:tc>
        <w:tc>
          <w:tcPr>
            <w:tcW w:type="dxa" w:w="800"/>
          </w:tcPr>
          <w:p>
            <w:pPr>
              <w:spacing w:before="0" w:after="0"/>
              <w:jc w:val="center"/>
              <w:rPr>
                <w:ins w:id="1456" w:author="Claude" w:date="2026-09-24T00:00:00Z"/>
              </w:rPr>
            </w:pPr>
            <w:ins w:id="1455" w:author="Claude" w:date="2026-09-24T00:00:00Z">
              <w:r>
                <w:rPr>
                  <w:b w:val="0"/>
                  <w:i w:val="0"/>
                  <w:color w:val="000000"/>
                  <w:sz w:val="20"/>
                </w:rPr>
                <w:t>15,1</w:t>
              </w:r>
            </w:ins>
          </w:p>
        </w:tc>
        <w:tc>
          <w:tcPr>
            <w:tcW w:type="dxa" w:w="700"/>
          </w:tcPr>
          <w:p>
            <w:pPr>
              <w:spacing w:before="0" w:after="0"/>
              <w:jc w:val="center"/>
              <w:rPr>
                <w:ins w:id="1458" w:author="Claude" w:date="2026-09-24T00:00:00Z"/>
              </w:rPr>
            </w:pPr>
            <w:ins w:id="1457" w:author="Claude" w:date="2026-09-24T00:00:00Z">
              <w:r>
                <w:rPr>
                  <w:b w:val="0"/>
                  <w:i w:val="0"/>
                  <w:color w:val="000000"/>
                  <w:sz w:val="20"/>
                </w:rPr>
                <w:t>8</w:t>
              </w:r>
            </w:ins>
          </w:p>
        </w:tc>
        <w:tc>
          <w:tcPr>
            <w:tcW w:type="dxa" w:w="800"/>
          </w:tcPr>
          <w:p>
            <w:pPr>
              <w:spacing w:before="0" w:after="0"/>
              <w:jc w:val="center"/>
              <w:rPr>
                <w:ins w:id="1460" w:author="Claude" w:date="2026-09-24T00:00:00Z"/>
              </w:rPr>
            </w:pPr>
            <w:ins w:id="1459" w:author="Claude" w:date="2026-09-24T00:00:00Z">
              <w:r>
                <w:rPr>
                  <w:b w:val="0"/>
                  <w:i w:val="0"/>
                  <w:color w:val="000000"/>
                  <w:sz w:val="20"/>
                </w:rPr>
                <w:t>15,4</w:t>
              </w:r>
            </w:ins>
          </w:p>
        </w:tc>
        <w:tc>
          <w:tcPr>
            <w:tcW w:type="dxa" w:w="1000"/>
          </w:tcPr>
          <w:p>
            <w:pPr>
              <w:spacing w:before="0" w:after="0"/>
              <w:jc w:val="center"/>
              <w:rPr>
                <w:ins w:id="1462" w:author="Claude" w:date="2026-09-24T00:00:00Z"/>
              </w:rPr>
            </w:pPr>
            <w:ins w:id="1461" w:author="Claude" w:date="2026-09-24T00:00:00Z">
              <w:r>
                <w:rPr>
                  <w:b w:val="0"/>
                  <w:i w:val="0"/>
                  <w:color w:val="000000"/>
                  <w:sz w:val="20"/>
                </w:rPr>
                <w:t>16</w:t>
              </w:r>
            </w:ins>
          </w:p>
        </w:tc>
        <w:tc>
          <w:tcPr>
            <w:tcW w:type="dxa" w:w="1200"/>
          </w:tcPr>
          <w:p>
            <w:pPr>
              <w:spacing w:before="0" w:after="0"/>
              <w:jc w:val="center"/>
              <w:rPr>
                <w:ins w:id="1464" w:author="Claude" w:date="2026-09-24T00:00:00Z"/>
              </w:rPr>
            </w:pPr>
            <w:ins w:id="1463" w:author="Claude" w:date="2026-09-24T00:00:00Z">
              <w:r>
                <w:rPr>
                  <w:b w:val="0"/>
                  <w:i w:val="0"/>
                  <w:color w:val="000000"/>
                  <w:sz w:val="20"/>
                </w:rPr>
                <w:t>15,2</w:t>
              </w:r>
            </w:ins>
          </w:p>
        </w:tc>
      </w:tr>
      <w:tr>
        <w:trPr>
          <w:ins w:id="1465" w:author="Claude" w:date="2026-09-24T00:00:00Z"/>
        </w:trPr>
        <w:tc>
          <w:tcPr>
            <w:tcW w:type="dxa" w:w="3870"/>
          </w:tcPr>
          <w:p>
            <w:pPr>
              <w:spacing w:before="0" w:after="0"/>
              <w:jc w:val="left"/>
              <w:rPr>
                <w:ins w:id="1467" w:author="Claude" w:date="2026-09-24T00:00:00Z"/>
              </w:rPr>
            </w:pPr>
            <w:ins w:id="1466" w:author="Claude" w:date="2026-09-24T00:00:00Z">
              <w:r>
                <w:rPr>
                  <w:b w:val="0"/>
                  <w:i w:val="0"/>
                  <w:color w:val="000000"/>
                  <w:sz w:val="20"/>
                </w:rPr>
                <w:t>d) Motivación insuficiente</w:t>
              </w:r>
            </w:ins>
          </w:p>
        </w:tc>
        <w:tc>
          <w:tcPr>
            <w:tcW w:type="dxa" w:w="700"/>
          </w:tcPr>
          <w:p>
            <w:pPr>
              <w:spacing w:before="0" w:after="0"/>
              <w:jc w:val="center"/>
              <w:rPr>
                <w:ins w:id="1469" w:author="Claude" w:date="2026-09-24T00:00:00Z"/>
              </w:rPr>
            </w:pPr>
            <w:ins w:id="1468" w:author="Claude" w:date="2026-09-24T00:00:00Z">
              <w:r>
                <w:rPr>
                  <w:b w:val="0"/>
                  <w:i w:val="0"/>
                  <w:color w:val="000000"/>
                  <w:sz w:val="20"/>
                </w:rPr>
                <w:t>9</w:t>
              </w:r>
            </w:ins>
          </w:p>
        </w:tc>
        <w:tc>
          <w:tcPr>
            <w:tcW w:type="dxa" w:w="800"/>
          </w:tcPr>
          <w:p>
            <w:pPr>
              <w:spacing w:before="0" w:after="0"/>
              <w:jc w:val="center"/>
              <w:rPr>
                <w:ins w:id="1471" w:author="Claude" w:date="2026-09-24T00:00:00Z"/>
              </w:rPr>
            </w:pPr>
            <w:ins w:id="1470" w:author="Claude" w:date="2026-09-24T00:00:00Z">
              <w:r>
                <w:rPr>
                  <w:b w:val="0"/>
                  <w:i w:val="0"/>
                  <w:color w:val="000000"/>
                  <w:sz w:val="20"/>
                </w:rPr>
                <w:t>17,0</w:t>
              </w:r>
            </w:ins>
          </w:p>
        </w:tc>
        <w:tc>
          <w:tcPr>
            <w:tcW w:type="dxa" w:w="700"/>
          </w:tcPr>
          <w:p>
            <w:pPr>
              <w:spacing w:before="0" w:after="0"/>
              <w:jc w:val="center"/>
              <w:rPr>
                <w:ins w:id="1473" w:author="Claude" w:date="2026-09-24T00:00:00Z"/>
              </w:rPr>
            </w:pPr>
            <w:ins w:id="1472" w:author="Claude" w:date="2026-09-24T00:00:00Z">
              <w:r>
                <w:rPr>
                  <w:b w:val="0"/>
                  <w:i w:val="0"/>
                  <w:color w:val="000000"/>
                  <w:sz w:val="20"/>
                </w:rPr>
                <w:t>10</w:t>
              </w:r>
            </w:ins>
          </w:p>
        </w:tc>
        <w:tc>
          <w:tcPr>
            <w:tcW w:type="dxa" w:w="800"/>
          </w:tcPr>
          <w:p>
            <w:pPr>
              <w:spacing w:before="0" w:after="0"/>
              <w:jc w:val="center"/>
              <w:rPr>
                <w:ins w:id="1475" w:author="Claude" w:date="2026-09-24T00:00:00Z"/>
              </w:rPr>
            </w:pPr>
            <w:ins w:id="1474" w:author="Claude" w:date="2026-09-24T00:00:00Z">
              <w:r>
                <w:rPr>
                  <w:b w:val="0"/>
                  <w:i w:val="0"/>
                  <w:color w:val="000000"/>
                  <w:sz w:val="20"/>
                </w:rPr>
                <w:t>19,2</w:t>
              </w:r>
            </w:ins>
          </w:p>
        </w:tc>
        <w:tc>
          <w:tcPr>
            <w:tcW w:type="dxa" w:w="1000"/>
          </w:tcPr>
          <w:p>
            <w:pPr>
              <w:spacing w:before="0" w:after="0"/>
              <w:jc w:val="center"/>
              <w:rPr>
                <w:ins w:id="1477" w:author="Claude" w:date="2026-09-24T00:00:00Z"/>
              </w:rPr>
            </w:pPr>
            <w:ins w:id="1476" w:author="Claude" w:date="2026-09-24T00:00:00Z">
              <w:r>
                <w:rPr>
                  <w:b w:val="0"/>
                  <w:i w:val="0"/>
                  <w:color w:val="000000"/>
                  <w:sz w:val="20"/>
                </w:rPr>
                <w:t>19</w:t>
              </w:r>
            </w:ins>
          </w:p>
        </w:tc>
        <w:tc>
          <w:tcPr>
            <w:tcW w:type="dxa" w:w="1200"/>
          </w:tcPr>
          <w:p>
            <w:pPr>
              <w:spacing w:before="0" w:after="0"/>
              <w:jc w:val="center"/>
              <w:rPr>
                <w:ins w:id="1479" w:author="Claude" w:date="2026-09-24T00:00:00Z"/>
              </w:rPr>
            </w:pPr>
            <w:ins w:id="1478" w:author="Claude" w:date="2026-09-24T00:00:00Z">
              <w:r>
                <w:rPr>
                  <w:b w:val="0"/>
                  <w:i w:val="0"/>
                  <w:color w:val="000000"/>
                  <w:sz w:val="20"/>
                </w:rPr>
                <w:t>18,1</w:t>
              </w:r>
            </w:ins>
          </w:p>
        </w:tc>
      </w:tr>
      <w:tr>
        <w:trPr>
          <w:ins w:id="1480" w:author="Claude" w:date="2026-09-24T00:00:00Z"/>
        </w:trPr>
        <w:tc>
          <w:tcPr>
            <w:tcW w:type="dxa" w:w="3870"/>
          </w:tcPr>
          <w:p>
            <w:pPr>
              <w:spacing w:before="0" w:after="0"/>
              <w:jc w:val="left"/>
              <w:rPr>
                <w:ins w:id="1482" w:author="Claude" w:date="2026-09-24T00:00:00Z"/>
              </w:rPr>
            </w:pPr>
            <w:ins w:id="1481" w:author="Claude" w:date="2026-09-24T00:00:00Z">
              <w:r>
                <w:rPr>
                  <w:b w:val="0"/>
                  <w:i w:val="0"/>
                  <w:color w:val="000000"/>
                  <w:sz w:val="20"/>
                </w:rPr>
                <w:t>e) Motivación sustancialmente incongruente</w:t>
              </w:r>
            </w:ins>
          </w:p>
        </w:tc>
        <w:tc>
          <w:tcPr>
            <w:tcW w:type="dxa" w:w="700"/>
          </w:tcPr>
          <w:p>
            <w:pPr>
              <w:spacing w:before="0" w:after="0"/>
              <w:jc w:val="center"/>
              <w:rPr>
                <w:ins w:id="1484" w:author="Claude" w:date="2026-09-24T00:00:00Z"/>
              </w:rPr>
            </w:pPr>
            <w:ins w:id="1483" w:author="Claude" w:date="2026-09-24T00:00:00Z">
              <w:r>
                <w:rPr>
                  <w:b w:val="0"/>
                  <w:i w:val="0"/>
                  <w:color w:val="000000"/>
                  <w:sz w:val="20"/>
                </w:rPr>
                <w:t>11</w:t>
              </w:r>
            </w:ins>
          </w:p>
        </w:tc>
        <w:tc>
          <w:tcPr>
            <w:tcW w:type="dxa" w:w="800"/>
          </w:tcPr>
          <w:p>
            <w:pPr>
              <w:spacing w:before="0" w:after="0"/>
              <w:jc w:val="center"/>
              <w:rPr>
                <w:ins w:id="1486" w:author="Claude" w:date="2026-09-24T00:00:00Z"/>
              </w:rPr>
            </w:pPr>
            <w:ins w:id="1485" w:author="Claude" w:date="2026-09-24T00:00:00Z">
              <w:r>
                <w:rPr>
                  <w:b w:val="0"/>
                  <w:i w:val="0"/>
                  <w:color w:val="000000"/>
                  <w:sz w:val="20"/>
                </w:rPr>
                <w:t>20,8</w:t>
              </w:r>
            </w:ins>
          </w:p>
        </w:tc>
        <w:tc>
          <w:tcPr>
            <w:tcW w:type="dxa" w:w="700"/>
          </w:tcPr>
          <w:p>
            <w:pPr>
              <w:spacing w:before="0" w:after="0"/>
              <w:jc w:val="center"/>
              <w:rPr>
                <w:ins w:id="1488" w:author="Claude" w:date="2026-09-24T00:00:00Z"/>
              </w:rPr>
            </w:pPr>
            <w:ins w:id="1487" w:author="Claude" w:date="2026-09-24T00:00:00Z">
              <w:r>
                <w:rPr>
                  <w:b w:val="0"/>
                  <w:i w:val="0"/>
                  <w:color w:val="000000"/>
                  <w:sz w:val="20"/>
                </w:rPr>
                <w:t>6</w:t>
              </w:r>
            </w:ins>
          </w:p>
        </w:tc>
        <w:tc>
          <w:tcPr>
            <w:tcW w:type="dxa" w:w="800"/>
          </w:tcPr>
          <w:p>
            <w:pPr>
              <w:spacing w:before="0" w:after="0"/>
              <w:jc w:val="center"/>
              <w:rPr>
                <w:ins w:id="1490" w:author="Claude" w:date="2026-09-24T00:00:00Z"/>
              </w:rPr>
            </w:pPr>
            <w:ins w:id="1489" w:author="Claude" w:date="2026-09-24T00:00:00Z">
              <w:r>
                <w:rPr>
                  <w:b w:val="0"/>
                  <w:i w:val="0"/>
                  <w:color w:val="000000"/>
                  <w:sz w:val="20"/>
                </w:rPr>
                <w:t>11,5</w:t>
              </w:r>
            </w:ins>
          </w:p>
        </w:tc>
        <w:tc>
          <w:tcPr>
            <w:tcW w:type="dxa" w:w="1000"/>
          </w:tcPr>
          <w:p>
            <w:pPr>
              <w:spacing w:before="0" w:after="0"/>
              <w:jc w:val="center"/>
              <w:rPr>
                <w:ins w:id="1492" w:author="Claude" w:date="2026-09-24T00:00:00Z"/>
              </w:rPr>
            </w:pPr>
            <w:ins w:id="1491" w:author="Claude" w:date="2026-09-24T00:00:00Z">
              <w:r>
                <w:rPr>
                  <w:b w:val="0"/>
                  <w:i w:val="0"/>
                  <w:color w:val="000000"/>
                  <w:sz w:val="20"/>
                </w:rPr>
                <w:t>17</w:t>
              </w:r>
            </w:ins>
          </w:p>
        </w:tc>
        <w:tc>
          <w:tcPr>
            <w:tcW w:type="dxa" w:w="1200"/>
          </w:tcPr>
          <w:p>
            <w:pPr>
              <w:spacing w:before="0" w:after="0"/>
              <w:jc w:val="center"/>
              <w:rPr>
                <w:ins w:id="1494" w:author="Claude" w:date="2026-09-24T00:00:00Z"/>
              </w:rPr>
            </w:pPr>
            <w:ins w:id="1493" w:author="Claude" w:date="2026-09-24T00:00:00Z">
              <w:r>
                <w:rPr>
                  <w:b w:val="0"/>
                  <w:i w:val="0"/>
                  <w:color w:val="000000"/>
                  <w:sz w:val="20"/>
                </w:rPr>
                <w:t>16,2</w:t>
              </w:r>
            </w:ins>
          </w:p>
        </w:tc>
      </w:tr>
      <w:tr>
        <w:trPr>
          <w:ins w:id="1495" w:author="Claude" w:date="2026-09-24T00:00:00Z"/>
        </w:trPr>
        <w:tc>
          <w:tcPr>
            <w:tcW w:type="dxa" w:w="3870"/>
          </w:tcPr>
          <w:p>
            <w:pPr>
              <w:spacing w:before="0" w:after="0"/>
              <w:jc w:val="left"/>
              <w:rPr>
                <w:ins w:id="1497" w:author="Claude" w:date="2026-09-24T00:00:00Z"/>
              </w:rPr>
            </w:pPr>
            <w:ins w:id="1496" w:author="Claude" w:date="2026-09-24T00:00:00Z">
              <w:r>
                <w:rPr>
                  <w:b w:val="0"/>
                  <w:i w:val="0"/>
                  <w:color w:val="000000"/>
                  <w:sz w:val="20"/>
                </w:rPr>
                <w:t>f) Motivación cualificada</w:t>
              </w:r>
            </w:ins>
          </w:p>
        </w:tc>
        <w:tc>
          <w:tcPr>
            <w:tcW w:type="dxa" w:w="700"/>
          </w:tcPr>
          <w:p>
            <w:pPr>
              <w:spacing w:before="0" w:after="0"/>
              <w:jc w:val="center"/>
              <w:rPr>
                <w:ins w:id="1499" w:author="Claude" w:date="2026-09-24T00:00:00Z"/>
              </w:rPr>
            </w:pPr>
            <w:ins w:id="1498" w:author="Claude" w:date="2026-09-24T00:00:00Z">
              <w:r>
                <w:rPr>
                  <w:b w:val="0"/>
                  <w:i w:val="0"/>
                  <w:color w:val="000000"/>
                  <w:sz w:val="20"/>
                </w:rPr>
                <w:t>0</w:t>
              </w:r>
            </w:ins>
          </w:p>
        </w:tc>
        <w:tc>
          <w:tcPr>
            <w:tcW w:type="dxa" w:w="800"/>
          </w:tcPr>
          <w:p>
            <w:pPr>
              <w:spacing w:before="0" w:after="0"/>
              <w:jc w:val="center"/>
              <w:rPr>
                <w:ins w:id="1501" w:author="Claude" w:date="2026-09-24T00:00:00Z"/>
              </w:rPr>
            </w:pPr>
            <w:ins w:id="1500" w:author="Claude" w:date="2026-09-24T00:00:00Z">
              <w:r>
                <w:rPr>
                  <w:b w:val="0"/>
                  <w:i w:val="0"/>
                  <w:color w:val="000000"/>
                  <w:sz w:val="20"/>
                </w:rPr>
                <w:t>0,0</w:t>
              </w:r>
            </w:ins>
          </w:p>
        </w:tc>
        <w:tc>
          <w:tcPr>
            <w:tcW w:type="dxa" w:w="700"/>
          </w:tcPr>
          <w:p>
            <w:pPr>
              <w:spacing w:before="0" w:after="0"/>
              <w:jc w:val="center"/>
              <w:rPr>
                <w:ins w:id="1503" w:author="Claude" w:date="2026-09-24T00:00:00Z"/>
              </w:rPr>
            </w:pPr>
            <w:ins w:id="1502" w:author="Claude" w:date="2026-09-24T00:00:00Z">
              <w:r>
                <w:rPr>
                  <w:b w:val="0"/>
                  <w:i w:val="0"/>
                  <w:color w:val="000000"/>
                  <w:sz w:val="20"/>
                </w:rPr>
                <w:t>0</w:t>
              </w:r>
            </w:ins>
          </w:p>
        </w:tc>
        <w:tc>
          <w:tcPr>
            <w:tcW w:type="dxa" w:w="800"/>
          </w:tcPr>
          <w:p>
            <w:pPr>
              <w:spacing w:before="0" w:after="0"/>
              <w:jc w:val="center"/>
              <w:rPr>
                <w:ins w:id="1505" w:author="Claude" w:date="2026-09-24T00:00:00Z"/>
              </w:rPr>
            </w:pPr>
            <w:ins w:id="1504" w:author="Claude" w:date="2026-09-24T00:00:00Z">
              <w:r>
                <w:rPr>
                  <w:b w:val="0"/>
                  <w:i w:val="0"/>
                  <w:color w:val="000000"/>
                  <w:sz w:val="20"/>
                </w:rPr>
                <w:t>0,0</w:t>
              </w:r>
            </w:ins>
          </w:p>
        </w:tc>
        <w:tc>
          <w:tcPr>
            <w:tcW w:type="dxa" w:w="1000"/>
          </w:tcPr>
          <w:p>
            <w:pPr>
              <w:spacing w:before="0" w:after="0"/>
              <w:jc w:val="center"/>
              <w:rPr>
                <w:ins w:id="1507" w:author="Claude" w:date="2026-09-24T00:00:00Z"/>
              </w:rPr>
            </w:pPr>
            <w:ins w:id="1506" w:author="Claude" w:date="2026-09-24T00:00:00Z">
              <w:r>
                <w:rPr>
                  <w:b w:val="0"/>
                  <w:i w:val="0"/>
                  <w:color w:val="000000"/>
                  <w:sz w:val="20"/>
                </w:rPr>
                <w:t>0</w:t>
              </w:r>
            </w:ins>
          </w:p>
        </w:tc>
        <w:tc>
          <w:tcPr>
            <w:tcW w:type="dxa" w:w="1200"/>
          </w:tcPr>
          <w:p>
            <w:pPr>
              <w:spacing w:before="0" w:after="0"/>
              <w:jc w:val="center"/>
              <w:rPr>
                <w:ins w:id="1509" w:author="Claude" w:date="2026-09-24T00:00:00Z"/>
              </w:rPr>
            </w:pPr>
            <w:ins w:id="1508" w:author="Claude" w:date="2026-09-24T00:00:00Z">
              <w:r>
                <w:rPr>
                  <w:b w:val="0"/>
                  <w:i w:val="0"/>
                  <w:color w:val="000000"/>
                  <w:sz w:val="20"/>
                </w:rPr>
                <w:t>0,0</w:t>
              </w:r>
            </w:ins>
          </w:p>
        </w:tc>
      </w:tr>
      <w:tr>
        <w:trPr>
          <w:ins w:id="1510" w:author="Claude" w:date="2026-09-24T00:00:00Z"/>
        </w:trPr>
        <w:tc>
          <w:tcPr>
            <w:tcW w:type="dxa" w:w="3870"/>
          </w:tcPr>
          <w:p>
            <w:pPr>
              <w:spacing w:before="0" w:after="0"/>
              <w:jc w:val="left"/>
              <w:rPr>
                <w:ins w:id="1512" w:author="Claude" w:date="2026-09-24T00:00:00Z"/>
              </w:rPr>
            </w:pPr>
            <w:ins w:id="1511" w:author="Claude" w:date="2026-09-24T00:00:00Z">
              <w:r>
                <w:rPr>
                  <w:b w:val="0"/>
                  <w:i w:val="0"/>
                  <w:color w:val="000000"/>
                  <w:sz w:val="20"/>
                </w:rPr>
                <w:t>No aplica (vicio procesal, nulidad concatenada o sobreviniente)</w:t>
              </w:r>
            </w:ins>
          </w:p>
        </w:tc>
        <w:tc>
          <w:tcPr>
            <w:tcW w:type="dxa" w:w="700"/>
          </w:tcPr>
          <w:p>
            <w:pPr>
              <w:spacing w:before="0" w:after="0"/>
              <w:jc w:val="center"/>
              <w:rPr>
                <w:ins w:id="1514" w:author="Claude" w:date="2026-09-24T00:00:00Z"/>
              </w:rPr>
            </w:pPr>
            <w:ins w:id="1513" w:author="Claude" w:date="2026-09-24T00:00:00Z">
              <w:r>
                <w:rPr>
                  <w:b w:val="0"/>
                  <w:i w:val="0"/>
                  <w:color w:val="000000"/>
                  <w:sz w:val="20"/>
                </w:rPr>
                <w:t>14</w:t>
              </w:r>
            </w:ins>
          </w:p>
        </w:tc>
        <w:tc>
          <w:tcPr>
            <w:tcW w:type="dxa" w:w="800"/>
          </w:tcPr>
          <w:p>
            <w:pPr>
              <w:spacing w:before="0" w:after="0"/>
              <w:jc w:val="center"/>
              <w:rPr>
                <w:ins w:id="1516" w:author="Claude" w:date="2026-09-24T00:00:00Z"/>
              </w:rPr>
            </w:pPr>
            <w:ins w:id="1515" w:author="Claude" w:date="2026-09-24T00:00:00Z">
              <w:r>
                <w:rPr>
                  <w:b w:val="0"/>
                  <w:i w:val="0"/>
                  <w:color w:val="000000"/>
                  <w:sz w:val="20"/>
                </w:rPr>
                <w:t>26,4</w:t>
              </w:r>
            </w:ins>
          </w:p>
        </w:tc>
        <w:tc>
          <w:tcPr>
            <w:tcW w:type="dxa" w:w="700"/>
          </w:tcPr>
          <w:p>
            <w:pPr>
              <w:spacing w:before="0" w:after="0"/>
              <w:jc w:val="center"/>
              <w:rPr>
                <w:ins w:id="1518" w:author="Claude" w:date="2026-09-24T00:00:00Z"/>
              </w:rPr>
            </w:pPr>
            <w:ins w:id="1517" w:author="Claude" w:date="2026-09-24T00:00:00Z">
              <w:r>
                <w:rPr>
                  <w:b w:val="0"/>
                  <w:i w:val="0"/>
                  <w:color w:val="000000"/>
                  <w:sz w:val="20"/>
                </w:rPr>
                <w:t>17</w:t>
              </w:r>
            </w:ins>
          </w:p>
        </w:tc>
        <w:tc>
          <w:tcPr>
            <w:tcW w:type="dxa" w:w="800"/>
          </w:tcPr>
          <w:p>
            <w:pPr>
              <w:spacing w:before="0" w:after="0"/>
              <w:jc w:val="center"/>
              <w:rPr>
                <w:ins w:id="1520" w:author="Claude" w:date="2026-09-24T00:00:00Z"/>
              </w:rPr>
            </w:pPr>
            <w:ins w:id="1519" w:author="Claude" w:date="2026-09-24T00:00:00Z">
              <w:r>
                <w:rPr>
                  <w:b w:val="0"/>
                  <w:i w:val="0"/>
                  <w:color w:val="000000"/>
                  <w:sz w:val="20"/>
                </w:rPr>
                <w:t>32,7</w:t>
              </w:r>
            </w:ins>
          </w:p>
        </w:tc>
        <w:tc>
          <w:tcPr>
            <w:tcW w:type="dxa" w:w="1000"/>
          </w:tcPr>
          <w:p>
            <w:pPr>
              <w:spacing w:before="0" w:after="0"/>
              <w:jc w:val="center"/>
              <w:rPr>
                <w:ins w:id="1522" w:author="Claude" w:date="2026-09-24T00:00:00Z"/>
              </w:rPr>
            </w:pPr>
            <w:ins w:id="1521" w:author="Claude" w:date="2026-09-24T00:00:00Z">
              <w:r>
                <w:rPr>
                  <w:b w:val="0"/>
                  <w:i w:val="0"/>
                  <w:color w:val="000000"/>
                  <w:sz w:val="20"/>
                </w:rPr>
                <w:t>31</w:t>
              </w:r>
            </w:ins>
          </w:p>
        </w:tc>
        <w:tc>
          <w:tcPr>
            <w:tcW w:type="dxa" w:w="1200"/>
          </w:tcPr>
          <w:p>
            <w:pPr>
              <w:spacing w:before="0" w:after="0"/>
              <w:jc w:val="center"/>
              <w:rPr>
                <w:ins w:id="1524" w:author="Claude" w:date="2026-09-24T00:00:00Z"/>
              </w:rPr>
            </w:pPr>
            <w:ins w:id="1523" w:author="Claude" w:date="2026-09-24T00:00:00Z">
              <w:r>
                <w:rPr>
                  <w:b w:val="0"/>
                  <w:i w:val="0"/>
                  <w:color w:val="000000"/>
                  <w:sz w:val="20"/>
                </w:rPr>
                <w:t>29,5</w:t>
              </w:r>
            </w:ins>
          </w:p>
        </w:tc>
      </w:tr>
      <w:tr>
        <w:trPr>
          <w:ins w:id="1525" w:author="Claude" w:date="2026-09-24T00:00:00Z"/>
        </w:trPr>
        <w:tc>
          <w:tcPr>
            <w:tcW w:type="dxa" w:w="3870"/>
            <w:tcBorders>
              <w:bottom w:val="single" w:sz="8" w:space="0" w:color="000000"/>
            </w:tcBorders>
          </w:tcPr>
          <w:p>
            <w:pPr>
              <w:spacing w:before="0" w:after="0"/>
              <w:jc w:val="left"/>
              <w:rPr>
                <w:ins w:id="1527" w:author="Claude" w:date="2026-09-24T00:00:00Z"/>
              </w:rPr>
            </w:pPr>
            <w:ins w:id="1526" w:author="Claude" w:date="2026-09-24T00:00:00Z">
              <w:r>
                <w:rPr>
                  <w:b/>
                  <w:i w:val="0"/>
                  <w:color w:val="000000"/>
                  <w:sz w:val="20"/>
                </w:rPr>
                <w:t>Total</w:t>
              </w:r>
            </w:ins>
          </w:p>
        </w:tc>
        <w:tc>
          <w:tcPr>
            <w:tcW w:type="dxa" w:w="700"/>
            <w:tcBorders>
              <w:bottom w:val="single" w:sz="8" w:space="0" w:color="000000"/>
            </w:tcBorders>
          </w:tcPr>
          <w:p>
            <w:pPr>
              <w:spacing w:before="0" w:after="0"/>
              <w:jc w:val="center"/>
              <w:rPr>
                <w:ins w:id="1529" w:author="Claude" w:date="2026-09-24T00:00:00Z"/>
              </w:rPr>
            </w:pPr>
            <w:ins w:id="1528" w:author="Claude" w:date="2026-09-24T00:00:00Z">
              <w:r>
                <w:rPr>
                  <w:b/>
                  <w:i w:val="0"/>
                  <w:color w:val="000000"/>
                  <w:sz w:val="20"/>
                </w:rPr>
                <w:t>53</w:t>
              </w:r>
            </w:ins>
          </w:p>
        </w:tc>
        <w:tc>
          <w:tcPr>
            <w:tcW w:type="dxa" w:w="800"/>
            <w:tcBorders>
              <w:bottom w:val="single" w:sz="8" w:space="0" w:color="000000"/>
            </w:tcBorders>
          </w:tcPr>
          <w:p>
            <w:pPr>
              <w:spacing w:before="0" w:after="0"/>
              <w:jc w:val="center"/>
              <w:rPr>
                <w:ins w:id="1531" w:author="Claude" w:date="2026-09-24T00:00:00Z"/>
              </w:rPr>
            </w:pPr>
            <w:ins w:id="1530" w:author="Claude" w:date="2026-09-24T00:00:00Z">
              <w:r>
                <w:rPr>
                  <w:b/>
                  <w:i w:val="0"/>
                  <w:color w:val="000000"/>
                  <w:sz w:val="20"/>
                </w:rPr>
                <w:t>100,0</w:t>
              </w:r>
            </w:ins>
          </w:p>
        </w:tc>
        <w:tc>
          <w:tcPr>
            <w:tcW w:type="dxa" w:w="700"/>
            <w:tcBorders>
              <w:bottom w:val="single" w:sz="8" w:space="0" w:color="000000"/>
            </w:tcBorders>
          </w:tcPr>
          <w:p>
            <w:pPr>
              <w:spacing w:before="0" w:after="0"/>
              <w:jc w:val="center"/>
              <w:rPr>
                <w:ins w:id="1533" w:author="Claude" w:date="2026-09-24T00:00:00Z"/>
              </w:rPr>
            </w:pPr>
            <w:ins w:id="1532" w:author="Claude" w:date="2026-09-24T00:00:00Z">
              <w:r>
                <w:rPr>
                  <w:b/>
                  <w:i w:val="0"/>
                  <w:color w:val="000000"/>
                  <w:sz w:val="20"/>
                </w:rPr>
                <w:t>52</w:t>
              </w:r>
            </w:ins>
          </w:p>
        </w:tc>
        <w:tc>
          <w:tcPr>
            <w:tcW w:type="dxa" w:w="800"/>
            <w:tcBorders>
              <w:bottom w:val="single" w:sz="8" w:space="0" w:color="000000"/>
            </w:tcBorders>
          </w:tcPr>
          <w:p>
            <w:pPr>
              <w:spacing w:before="0" w:after="0"/>
              <w:jc w:val="center"/>
              <w:rPr>
                <w:ins w:id="1535" w:author="Claude" w:date="2026-09-24T00:00:00Z"/>
              </w:rPr>
            </w:pPr>
            <w:ins w:id="1534" w:author="Claude" w:date="2026-09-24T00:00:00Z">
              <w:r>
                <w:rPr>
                  <w:b/>
                  <w:i w:val="0"/>
                  <w:color w:val="000000"/>
                  <w:sz w:val="20"/>
                </w:rPr>
                <w:t>100,0</w:t>
              </w:r>
            </w:ins>
          </w:p>
        </w:tc>
        <w:tc>
          <w:tcPr>
            <w:tcW w:type="dxa" w:w="1000"/>
            <w:tcBorders>
              <w:bottom w:val="single" w:sz="8" w:space="0" w:color="000000"/>
            </w:tcBorders>
          </w:tcPr>
          <w:p>
            <w:pPr>
              <w:spacing w:before="0" w:after="0"/>
              <w:jc w:val="center"/>
              <w:rPr>
                <w:ins w:id="1537" w:author="Claude" w:date="2026-09-24T00:00:00Z"/>
              </w:rPr>
            </w:pPr>
            <w:ins w:id="1536" w:author="Claude" w:date="2026-09-24T00:00:00Z">
              <w:r>
                <w:rPr>
                  <w:b/>
                  <w:i w:val="0"/>
                  <w:color w:val="000000"/>
                  <w:sz w:val="20"/>
                </w:rPr>
                <w:t>105</w:t>
              </w:r>
            </w:ins>
          </w:p>
        </w:tc>
        <w:tc>
          <w:tcPr>
            <w:tcW w:type="dxa" w:w="1200"/>
            <w:tcBorders>
              <w:bottom w:val="single" w:sz="8" w:space="0" w:color="000000"/>
            </w:tcBorders>
          </w:tcPr>
          <w:p>
            <w:pPr>
              <w:spacing w:before="0" w:after="0"/>
              <w:jc w:val="center"/>
              <w:rPr>
                <w:ins w:id="1539" w:author="Claude" w:date="2026-09-24T00:00:00Z"/>
              </w:rPr>
            </w:pPr>
            <w:ins w:id="1538" w:author="Claude" w:date="2026-09-24T00:00:00Z">
              <w:r>
                <w:rPr>
                  <w:b/>
                  <w:i w:val="0"/>
                  <w:color w:val="000000"/>
                  <w:sz w:val="20"/>
                </w:rPr>
                <w:t>100,0</w:t>
              </w:r>
            </w:ins>
          </w:p>
        </w:tc>
      </w:tr>
    </w:tbl>
    <w:p>
      <w:pPr>
        <w:spacing w:before="0" w:after="240"/>
        <w:jc w:val="both"/>
        <w:rPr>
          <w:ins w:id="1546" w:author="Claude" w:date="2026-09-24T00:00:00Z"/>
        </w:rPr>
      </w:pPr>
      <w:ins w:id="1544" w:author="Claude" w:date="2026-09-24T00:00:00Z">
        <w:r>
          <w:rPr>
            <w:b w:val="0"/>
            <w:i/>
            <w:color w:val="000000"/>
            <w:sz w:val="20"/>
          </w:rPr>
          <w:t xml:space="preserve">Nota. </w:t>
        </w:r>
      </w:ins>
      <w:ins w:id="1545" w:author="Claude" w:date="2026-09-24T00:00:00Z">
        <w:r>
          <w:rPr>
            <w:b w:val="0"/>
            <w:i w:val="0"/>
            <w:color w:val="000000"/>
            <w:sz w:val="20"/>
          </w:rPr>
          <w:t>Clasificación por supuesto principal (ratio decidendi de la Sala). Integra, sin duplicados, las hojas Tipologia_Llamoja (41 expedientes), Llamoja_17_ABR18 (17), Sumarisimo_Llamoja (17) y la columna «Tipo de motivación (Llamoja) — principal» del corpus corregido (30 anuladas). En 00072-2023 la Sala califica un vicio mixto b) y c); se computa en b). Fuente: Corpus_Llamoja_UNIFICADO.xlsx y Corpus_unificado_CORREGIDO_SV_CSJA_2_TOTAL_3_FIN.xlsx.</w:t>
        </w:r>
      </w:ins>
    </w:p>
    <w:p w14:paraId="4B1B5E4E" w14:textId="77777777" w:rsidR="009D3685" w:rsidRDefault="00000000">
      <w:pPr>
        <w:spacing w:after="120" w:line="360" w:lineRule="auto"/>
        <w:jc w:val="both"/>
      </w:pPr>
      <w:commentRangeStart w:id="2"/>
      <w:r>
        <w:rPr>
          <w:color w:val="000000"/>
        </w:rPr>
        <w:t xml:space="preserve">La doctrina sobre sana crítica converge con esta lectura. Maturana, citado por Palomo Vélez (2009), sostiene que la prudente apreciación de las pruebas en ningún caso es sinónimo de irracionalidad o arbitrariedad, sino que en los sistemas de prueba racional la valoración debe someterse a reglas que garanticen su racionalidad, coherencia y corrección lógica. Y la tesis del propio Palomo Vélez (2009), para quien la inmediación no es un atributo accesorio de la oralidad sino su justificación epistémica, en la medida en que la calidad del juicio de hecho depende de que quien valora la prueba haya presenciado su producción, </w:t>
      </w:r>
      <w:del w:id="1024" w:author="Claude" w:date="2026-09-24T00:00:00Z">
        <w:r>
          <w:rPr>
            <w:color w:val="000000"/>
          </w:rPr>
          <w:delText xml:space="preserve">encuentra confirmación exacta: los vicios probatorios que exigen inmediación (pericia deficiente y prueba de oficio sin contradictorio) alcanzan el 23,5 % bajo el modelo escritural y descienden al 2,0 % y al 4,0 %, respectivamente, bajo el MCCLO.</w:delText>
        </w:r>
      </w:del>
      <w:ins w:id="1025" w:author="Claude" w:date="2026-09-24T00:00:00Z">
        <w:r>
          <w:rPr>
            <w:color w:val="000000"/>
          </w:rPr>
          <w:t xml:space="preserve">debe contrastarse con el corpus corregido: los vicios probatorios que exigen inmediación (prueba admitida y no actuada, prueba de oficio irregular y falta de contradictorio de la prueba) son marginales en ambos períodos y no muestran diferencia entre ellos: 7,5 % de las sentencias anuladas bajo el modelo escritural (4 de 53) y 7,7 % bajo el MCCLO (4 de 52).</w:t>
        </w:r>
      </w:ins>
      <w:r>
        <w:rPr>
          <w:color w:val="000000"/>
        </w:rPr>
        <w:t xml:space="preserve"> Verdesoto Pazmiño y Villalva Fonseca (2025), siguiendo a Taruffo, subrayan que la inmediación permite al juez una percepción directa de las pruebas insustituible para una valoración adecuada; y Bustamante y Angulo (2020) añaden que el juez que ha actuado directamente los medios probatorios tendrá obviamente una mejor perspectiva y posición para valorarlos.</w:t>
      </w:r>
      <w:commentRangeEnd w:id="2"/>
      <w:r>
        <w:rPr>
          <w:rStyle w:val="CommentReference"/>
        </w:rPr>
        <w:commentReference w:id="2"/>
      </w:r>
    </w:p>
    <w:p w14:paraId="73FDABAD" w14:textId="77777777" w:rsidR="009D3685" w:rsidRDefault="00000000">
      <w:pPr>
        <w:spacing w:after="120" w:line="360" w:lineRule="auto"/>
        <w:jc w:val="both"/>
      </w:pPr>
      <w:r>
        <w:rPr>
          <w:color w:val="000000"/>
        </w:rPr>
        <w:t>Sobre la calidad exigible al fallo, Groppo (2024) sostiene que la fundamentación deberá ser suficiente, completa, clara y precisa, de modo que posibilite el control de la actividad jurisdiccional tanto para las partes como para el resto de la sociedad; esa doble función, endoprocesal y extraprocesal, es la que la ficha verificó al examinar si la Sala pudo controlar la concordancia entre lo saneado y lo valorado. Cavani (2017), al precisar que lo que se impugna es la decisión y que se cuestionan uno o más extremos de la resolución, ofrece el sustento teórico de la unidad de análisis del control de segunda instancia empleada en la Tabla 6.</w:t>
      </w:r>
    </w:p>
    <w:p w14:paraId="2D2747EB" w14:textId="51B35F34" w:rsidR="009D3685" w:rsidRDefault="00E279A0">
      <w:pPr>
        <w:pStyle w:val="Ttulo3"/>
        <w:spacing w:before="180" w:after="100"/>
      </w:pPr>
      <w:r>
        <w:rPr>
          <w:b/>
          <w:bCs/>
          <w:i/>
          <w:iCs/>
          <w:color w:val="000000"/>
        </w:rPr>
        <w:t>5.3.5. Contraste con los antecedentes de investigación</w:t>
      </w:r>
    </w:p>
    <w:p w14:paraId="56FEC80E" w14:textId="77777777" w:rsidR="009D3685" w:rsidRDefault="00000000">
      <w:pPr>
        <w:spacing w:after="120" w:line="360" w:lineRule="auto"/>
        <w:jc w:val="both"/>
      </w:pPr>
      <w:commentRangeStart w:id="3"/>
      <w:r>
        <w:rPr>
          <w:color w:val="000000"/>
        </w:rPr>
        <w:lastRenderedPageBreak/>
        <w:t xml:space="preserve">Giovanazzi de la Sotta y Giovanazzi de la Sotta (2019) concluyeron que las deficiencias en la fundamentación de las sentencias constituyen una causa recurrente de nulidad, que resulta indispensable diferenciar la motivación judicial de la valoración racional de la prueba, y que la falta de criterios claros incrementa el trabajo de los tribunales superiores y prolonga la duración del proceso. La coincidencia con el hallazgo consiste en que la estabilidad de una sentencia depende de la adecuada fundamentación de sus premisas fácticas y de la valoración completa de la prueba: </w:t>
      </w:r>
      <w:del w:id="1026" w:author="Claude" w:date="2026-09-24T00:00:00Z">
        <w:r>
          <w:rPr>
            <w:color w:val="000000"/>
          </w:rPr>
          <w:lastRenderedPageBreak/>
          <w:delText xml:space="preserve">la omisión de valoración de prueba decisiva disminuyó del 50,0 % al 20,0 % y las anulaciones del 58,8 % al 22,0 %,</w:delText>
        </w:r>
      </w:del>
      <w:ins w:id="1027" w:author="Claude" w:date="2026-09-24T00:00:00Z">
        <w:r>
          <w:rPr>
            <w:color w:val="000000"/>
          </w:rPr>
          <w:lastRenderedPageBreak/>
          <w:t xml:space="preserve">la omisión de valoración de prueba decisiva y la valoración probatoria defectuosa figuran entre las causales declaradas de nulidad en ambos períodos (3,8 % y 15,1 % de las sentencias anuladas del grupo Tradicional; 11,5 % y 19,2 % en el grupo Oralidad),</w:t>
        </w:r>
      </w:ins>
      <w:r>
        <w:rPr>
          <w:color w:val="000000"/>
        </w:rPr>
        <w:lastRenderedPageBreak/>
        <w:t xml:space="preserve"> lo que confirma que las deficiencias probatorias y de motivación externa incrementan la probabilidad de anulación, generan retroacción procesal y aumentan la carga de la segunda instancia.</w:t>
      </w:r>
      <w:commentRangeEnd w:id="3"/>
      <w:r>
        <w:rPr>
          <w:rStyle w:val="CommentReference"/>
        </w:rPr>
        <w:commentReference w:id="3"/>
      </w:r>
    </w:p>
    <w:p w14:paraId="074D9815" w14:textId="77777777" w:rsidR="009D3685" w:rsidRDefault="00000000">
      <w:pPr>
        <w:spacing w:after="120" w:line="360" w:lineRule="auto"/>
        <w:jc w:val="both"/>
      </w:pPr>
      <w:r>
        <w:rPr>
          <w:color w:val="000000"/>
        </w:rPr>
        <w:t xml:space="preserve">Groppo (2024) examina la compatibilidad de la sentencia oral con las garantías del debido proceso y concluye que su viabilidad depende del registro audiovisual íntegro y de la posterior documentación estructurada del fallo, descartando la objeción de que la oralidad decisoria degrade la motivación. El hallazgo de esta investigación le suministra el sustento empírico ausente: </w:t>
      </w:r>
      <w:del w:id="1028" w:author="Claude" w:date="2026-09-24T00:00:00Z">
        <w:r>
          <w:rPr>
            <w:color w:val="000000"/>
          </w:rPr>
          <w:delText xml:space="preserve">once expedientes registran sentencia expedida en audiencia y ninguno de ellos fue anulado por defecto de motivación.</w:delText>
        </w:r>
      </w:del>
      <w:ins w:id="1029" w:author="Claude" w:date="2026-09-24T00:00:00Z">
        <w:r>
          <w:rPr>
            <w:color w:val="000000"/>
          </w:rPr>
          <w:t xml:space="preserve">cinco expedientes registran sentencia expedida en audiencia (cuatro del grupo Oralidad y uno del Tradicional) y ninguno de ellos fue anulado por defecto de motivación: de los dos anulados, uno lo fue por nulidad concatenada y el otro por una causal ajena a la motivación.</w:t>
        </w:r>
      </w:ins>
    </w:p>
    <w:p w14:paraId="46D00CAF" w14:textId="77777777" w:rsidR="009D3685" w:rsidRDefault="00000000">
      <w:pPr>
        <w:spacing w:after="120" w:line="360" w:lineRule="auto"/>
        <w:jc w:val="both"/>
      </w:pPr>
      <w:commentRangeStart w:id="4"/>
      <w:r>
        <w:rPr>
          <w:color w:val="000000"/>
        </w:rPr>
        <w:t>Amigó Aliaga (2024) advierte que las reformas de oralidad se han concentrado en la primera instancia y reclama que las cámaras adecuen el trámite de sus recursos a la nueva estructura procesal, como forma de realizar la tutela judicial efectiva y la garantía del plazo razonable; Verdesoto Pazmiño y Villalva Fonseca (2025) documentan el mismo desajuste en la revisión jurisdiccional ecuatoriana. Los datos de esta investigación confirman esa tesis y le aportan la medición que ambos antecedentes formulaban en clave propositiva: la duración media del control superior es de 318,6 días en el período Tradicional y de 313,3 días en el período Oralidad, una diferencia de apenas 5,3 días. La coincidencia entre los ordenamientos peruano, argentino y ecuatoriano sugiere que el desajuste entre oralidad de instancia y escrituralidad de la alzada es un rasgo sistémico de las reformas latinoamericanas y no una deficiencia local de implementación, en tanto los modelos de litigación oral se construyeron sobre la audiencia de primera instancia y no reformularon el método de trabajo de los órganos colegiados.</w:t>
      </w:r>
      <w:commentRangeEnd w:id="4"/>
      <w:r>
        <w:rPr>
          <w:rStyle w:val="CommentReference"/>
        </w:rPr>
        <w:commentReference w:id="4"/>
      </w:r>
    </w:p>
    <w:p w14:paraId="60452D2A" w14:textId="774F1336" w:rsidR="009D3685" w:rsidRDefault="00E279A0">
      <w:pPr>
        <w:pStyle w:val="Ttulo2"/>
        <w:spacing w:before="240" w:after="120"/>
      </w:pPr>
      <w:r>
        <w:rPr>
          <w:b/>
          <w:bCs/>
          <w:color w:val="000000"/>
          <w:sz w:val="24"/>
          <w:szCs w:val="24"/>
        </w:rPr>
        <w:t>5.4. Discusión respecto al objetivo general: interpretación jurídica integrada</w:t>
      </w:r>
    </w:p>
    <w:p w14:paraId="58E2800B" w14:textId="77777777" w:rsidR="009D3685" w:rsidRDefault="00000000">
      <w:pPr>
        <w:spacing w:after="120" w:line="360" w:lineRule="auto"/>
        <w:jc w:val="both"/>
      </w:pPr>
      <w:commentRangeStart w:id="5"/>
      <w:r>
        <w:rPr>
          <w:color w:val="000000"/>
        </w:rPr>
        <w:lastRenderedPageBreak/>
        <w:t xml:space="preserve">La integración de los dos objetivos específicos permite reconstruir el tránsito entre ambos modelos. Bajo el modelo escritural, la sentencia típica era una decisión construida sobre un expediente cuya formación el juez sentenciador no había presenciado. El saneamiento se realizaba por resoluciones sucesivas y separadas </w:t>
      </w:r>
      <w:del w:id="1030" w:author="Claude" w:date="2026-09-24T00:00:00Z">
        <w:r>
          <w:rPr>
            <w:color w:val="000000"/>
          </w:rPr>
          <w:lastRenderedPageBreak/>
          <w:delText xml:space="preserve">(solo el 20,9 % de los expedientes registra concentración)</w:delText>
        </w:r>
      </w:del>
      <w:ins w:id="1031" w:author="Claude" w:date="2026-09-24T00:00:00Z">
        <w:r>
          <w:rPr>
            <w:color w:val="000000"/>
          </w:rPr>
          <w:lastRenderedPageBreak/>
          <w:t xml:space="preserve">(solo el 20,7 % de los expedientes registra concentración)</w:t>
        </w:r>
      </w:ins>
      <w:r>
        <w:rPr>
          <w:color w:val="000000"/>
        </w:rPr>
        <w:lastRenderedPageBreak/>
        <w:t xml:space="preserve">, se admitía prueba que después no se actuaba ni se valoraba, y la sentencia arrastraba ese vicio de origen: en el 76,5 % de los expedientes revisados la Sala verificó concordancia únicamente parcial entre lo saneado y lo valorado, y ninguno de ellos fue confirmado. El resultado agregado es que </w:t>
      </w:r>
      <w:del w:id="1032" w:author="Claude" w:date="2026-09-24T00:00:00Z">
        <w:r>
          <w:rPr>
            <w:color w:val="000000"/>
          </w:rPr>
          <w:lastRenderedPageBreak/>
          <w:delText xml:space="preserve">el 97,1 % de las sentencias Tradicionales sometidas a control fueron censuradas</w:delText>
        </w:r>
      </w:del>
      <w:ins w:id="1033" w:author="Claude" w:date="2026-09-24T00:00:00Z">
        <w:r>
          <w:rPr>
            <w:color w:val="000000"/>
          </w:rPr>
          <w:lastRenderedPageBreak/>
          <w:t xml:space="preserve">el 96,5 % de las sentencias Tradicionales sometidas a control fueron censuradas (82 de 85: 53 anuladas y 29 revocadas; Tabla 5.4)</w:t>
        </w:r>
      </w:ins>
      <w:r>
        <w:rPr>
          <w:color w:val="000000"/>
        </w:rPr>
        <w:lastRenderedPageBreak/>
        <w:t xml:space="preserve">, y que casi la mitad de los expedientes (48,8 %) acumuló al menos una anulación previa.</w:t>
      </w:r>
      <w:commentRangeEnd w:id="5"/>
      <w:r>
        <w:rPr>
          <w:rStyle w:val="CommentReference"/>
        </w:rPr>
        <w:commentReference w:id="5"/>
      </w:r>
    </w:p>
    <w:p>
      <w:pPr>
        <w:spacing w:before="240" w:after="0"/>
        <w:rPr>
          <w:ins w:id="1614" w:author="Claude" w:date="2026-09-24T00:00:00Z"/>
        </w:rPr>
      </w:pPr>
      <w:ins w:id="1613" w:author="Claude" w:date="2026-09-24T00:00:00Z">
        <w:r>
          <w:rPr>
            <w:b/>
            <w:i w:val="0"/>
            <w:color w:val="000000"/>
            <w:sz w:val="24"/>
          </w:rPr>
          <w:t>Tabla 5.4</w:t>
        </w:r>
      </w:ins>
    </w:p>
    <w:p>
      <w:pPr>
        <w:spacing w:before="0" w:after="120"/>
        <w:rPr>
          <w:ins w:id="1616" w:author="Claude" w:date="2026-09-24T00:00:00Z"/>
        </w:rPr>
      </w:pPr>
      <w:ins w:id="1615" w:author="Claude" w:date="2026-09-24T00:00:00Z">
        <w:r>
          <w:rPr>
            <w:b w:val="0"/>
            <w:i/>
            <w:color w:val="000000"/>
            <w:sz w:val="24"/>
          </w:rPr>
          <w:t>Resultado del control en segunda instancia (sentencias de vista), por grupo</w:t>
        </w:r>
      </w:ins>
    </w:p>
    <w:tbl>
      <w:tblPr>
        <w:tblW w:type="dxa" w:w="9070"/>
        <w:tblLayout w:type="fixed"/>
        <w:tblLook w:firstColumn="1" w:firstRow="1" w:lastColumn="0" w:lastRow="0" w:noHBand="0" w:noVBand="1" w:val="04A0"/>
      </w:tblPr>
      <w:tblGrid>
        <w:gridCol w:w="3470"/>
        <w:gridCol w:w="1550"/>
        <w:gridCol w:w="1000"/>
        <w:gridCol w:w="1550"/>
        <w:gridCol w:w="1500"/>
      </w:tblGrid>
      <w:tr>
        <w:trPr>
          <w:ins w:id="1547" w:author="Claude" w:date="2026-09-24T00:00:00Z"/>
        </w:trPr>
        <w:tc>
          <w:tcPr>
            <w:tcW w:type="dxa" w:w="3470"/>
            <w:tcBorders>
              <w:top w:val="single" w:sz="8" w:space="0" w:color="000000"/>
              <w:bottom w:val="single" w:sz="8" w:space="0" w:color="000000"/>
            </w:tcBorders>
          </w:tcPr>
          <w:p>
            <w:pPr>
              <w:spacing w:before="0" w:after="0"/>
              <w:jc w:val="left"/>
              <w:rPr>
                <w:ins w:id="1549" w:author="Claude" w:date="2026-09-24T00:00:00Z"/>
              </w:rPr>
            </w:pPr>
            <w:ins w:id="1548" w:author="Claude" w:date="2026-09-24T00:00:00Z">
              <w:r>
                <w:rPr>
                  <w:b/>
                  <w:i w:val="0"/>
                  <w:color w:val="000000"/>
                  <w:sz w:val="20"/>
                </w:rPr>
                <w:t>Resultado</w:t>
              </w:r>
            </w:ins>
          </w:p>
        </w:tc>
        <w:tc>
          <w:tcPr>
            <w:tcW w:type="dxa" w:w="1550"/>
            <w:tcBorders>
              <w:top w:val="single" w:sz="8" w:space="0" w:color="000000"/>
              <w:bottom w:val="single" w:sz="8" w:space="0" w:color="000000"/>
            </w:tcBorders>
          </w:tcPr>
          <w:p>
            <w:pPr>
              <w:spacing w:before="0" w:after="0"/>
              <w:jc w:val="center"/>
              <w:rPr>
                <w:ins w:id="1551" w:author="Claude" w:date="2026-09-24T00:00:00Z"/>
              </w:rPr>
            </w:pPr>
            <w:ins w:id="1550" w:author="Claude" w:date="2026-09-24T00:00:00Z">
              <w:r>
                <w:rPr>
                  <w:b/>
                  <w:i w:val="0"/>
                  <w:color w:val="000000"/>
                  <w:sz w:val="20"/>
                </w:rPr>
                <w:t>Tradicional (n = 85)</w:t>
              </w:r>
            </w:ins>
          </w:p>
        </w:tc>
        <w:tc>
          <w:tcPr>
            <w:tcW w:type="dxa" w:w="1000"/>
            <w:tcBorders>
              <w:top w:val="single" w:sz="8" w:space="0" w:color="000000"/>
              <w:bottom w:val="single" w:sz="8" w:space="0" w:color="000000"/>
            </w:tcBorders>
          </w:tcPr>
          <w:p>
            <w:pPr>
              <w:spacing w:before="0" w:after="0"/>
              <w:jc w:val="center"/>
              <w:rPr>
                <w:ins w:id="1553" w:author="Claude" w:date="2026-09-24T00:00:00Z"/>
              </w:rPr>
            </w:pPr>
            <w:ins w:id="1552" w:author="Claude" w:date="2026-09-24T00:00:00Z">
              <w:r>
                <w:rPr>
                  <w:b/>
                  <w:i w:val="0"/>
                  <w:color w:val="000000"/>
                  <w:sz w:val="20"/>
                </w:rPr>
                <w:t>%</w:t>
              </w:r>
            </w:ins>
          </w:p>
        </w:tc>
        <w:tc>
          <w:tcPr>
            <w:tcW w:type="dxa" w:w="1550"/>
            <w:tcBorders>
              <w:top w:val="single" w:sz="8" w:space="0" w:color="000000"/>
              <w:bottom w:val="single" w:sz="8" w:space="0" w:color="000000"/>
            </w:tcBorders>
          </w:tcPr>
          <w:p>
            <w:pPr>
              <w:spacing w:before="0" w:after="0"/>
              <w:jc w:val="center"/>
              <w:rPr>
                <w:ins w:id="1555" w:author="Claude" w:date="2026-09-24T00:00:00Z"/>
              </w:rPr>
            </w:pPr>
            <w:ins w:id="1554" w:author="Claude" w:date="2026-09-24T00:00:00Z">
              <w:r>
                <w:rPr>
                  <w:b/>
                  <w:i w:val="0"/>
                  <w:color w:val="000000"/>
                  <w:sz w:val="20"/>
                </w:rPr>
                <w:t>Oralidad (n = 78)</w:t>
              </w:r>
            </w:ins>
          </w:p>
        </w:tc>
        <w:tc>
          <w:tcPr>
            <w:tcW w:type="dxa" w:w="1500"/>
            <w:tcBorders>
              <w:top w:val="single" w:sz="8" w:space="0" w:color="000000"/>
              <w:bottom w:val="single" w:sz="8" w:space="0" w:color="000000"/>
            </w:tcBorders>
          </w:tcPr>
          <w:p>
            <w:pPr>
              <w:spacing w:before="0" w:after="0"/>
              <w:jc w:val="center"/>
              <w:rPr>
                <w:ins w:id="1557" w:author="Claude" w:date="2026-09-24T00:00:00Z"/>
              </w:rPr>
            </w:pPr>
            <w:ins w:id="1556" w:author="Claude" w:date="2026-09-24T00:00:00Z">
              <w:r>
                <w:rPr>
                  <w:b/>
                  <w:i w:val="0"/>
                  <w:color w:val="000000"/>
                  <w:sz w:val="20"/>
                </w:rPr>
                <w:t>%</w:t>
              </w:r>
            </w:ins>
          </w:p>
        </w:tc>
      </w:tr>
      <w:tr>
        <w:trPr>
          <w:ins w:id="1558" w:author="Claude" w:date="2026-09-24T00:00:00Z"/>
        </w:trPr>
        <w:tc>
          <w:tcPr>
            <w:tcW w:type="dxa" w:w="3470"/>
          </w:tcPr>
          <w:p>
            <w:pPr>
              <w:spacing w:before="0" w:after="0"/>
              <w:jc w:val="left"/>
              <w:rPr>
                <w:ins w:id="1560" w:author="Claude" w:date="2026-09-24T00:00:00Z"/>
              </w:rPr>
            </w:pPr>
            <w:ins w:id="1559" w:author="Claude" w:date="2026-09-24T00:00:00Z">
              <w:r>
                <w:rPr>
                  <w:b w:val="0"/>
                  <w:i w:val="0"/>
                  <w:color w:val="000000"/>
                  <w:sz w:val="20"/>
                </w:rPr>
                <w:t>Nula</w:t>
              </w:r>
            </w:ins>
          </w:p>
        </w:tc>
        <w:tc>
          <w:tcPr>
            <w:tcW w:type="dxa" w:w="1550"/>
          </w:tcPr>
          <w:p>
            <w:pPr>
              <w:spacing w:before="0" w:after="0"/>
              <w:jc w:val="center"/>
              <w:rPr>
                <w:ins w:id="1562" w:author="Claude" w:date="2026-09-24T00:00:00Z"/>
              </w:rPr>
            </w:pPr>
            <w:ins w:id="1561" w:author="Claude" w:date="2026-09-24T00:00:00Z">
              <w:r>
                <w:rPr>
                  <w:b w:val="0"/>
                  <w:i w:val="0"/>
                  <w:color w:val="000000"/>
                  <w:sz w:val="20"/>
                </w:rPr>
                <w:t>53</w:t>
              </w:r>
            </w:ins>
          </w:p>
        </w:tc>
        <w:tc>
          <w:tcPr>
            <w:tcW w:type="dxa" w:w="1000"/>
          </w:tcPr>
          <w:p>
            <w:pPr>
              <w:spacing w:before="0" w:after="0"/>
              <w:jc w:val="center"/>
              <w:rPr>
                <w:ins w:id="1564" w:author="Claude" w:date="2026-09-24T00:00:00Z"/>
              </w:rPr>
            </w:pPr>
            <w:ins w:id="1563" w:author="Claude" w:date="2026-09-24T00:00:00Z">
              <w:r>
                <w:rPr>
                  <w:b w:val="0"/>
                  <w:i w:val="0"/>
                  <w:color w:val="000000"/>
                  <w:sz w:val="20"/>
                </w:rPr>
                <w:t>62,4</w:t>
              </w:r>
            </w:ins>
          </w:p>
        </w:tc>
        <w:tc>
          <w:tcPr>
            <w:tcW w:type="dxa" w:w="1550"/>
          </w:tcPr>
          <w:p>
            <w:pPr>
              <w:spacing w:before="0" w:after="0"/>
              <w:jc w:val="center"/>
              <w:rPr>
                <w:ins w:id="1566" w:author="Claude" w:date="2026-09-24T00:00:00Z"/>
              </w:rPr>
            </w:pPr>
            <w:ins w:id="1565" w:author="Claude" w:date="2026-09-24T00:00:00Z">
              <w:r>
                <w:rPr>
                  <w:b w:val="0"/>
                  <w:i w:val="0"/>
                  <w:color w:val="000000"/>
                  <w:sz w:val="20"/>
                </w:rPr>
                <w:t>52</w:t>
              </w:r>
            </w:ins>
          </w:p>
        </w:tc>
        <w:tc>
          <w:tcPr>
            <w:tcW w:type="dxa" w:w="1500"/>
          </w:tcPr>
          <w:p>
            <w:pPr>
              <w:spacing w:before="0" w:after="0"/>
              <w:jc w:val="center"/>
              <w:rPr>
                <w:ins w:id="1568" w:author="Claude" w:date="2026-09-24T00:00:00Z"/>
              </w:rPr>
            </w:pPr>
            <w:ins w:id="1567" w:author="Claude" w:date="2026-09-24T00:00:00Z">
              <w:r>
                <w:rPr>
                  <w:b w:val="0"/>
                  <w:i w:val="0"/>
                  <w:color w:val="000000"/>
                  <w:sz w:val="20"/>
                </w:rPr>
                <w:t>66,7</w:t>
              </w:r>
            </w:ins>
          </w:p>
        </w:tc>
      </w:tr>
      <w:tr>
        <w:trPr>
          <w:ins w:id="1569" w:author="Claude" w:date="2026-09-24T00:00:00Z"/>
        </w:trPr>
        <w:tc>
          <w:tcPr>
            <w:tcW w:type="dxa" w:w="3470"/>
          </w:tcPr>
          <w:p>
            <w:pPr>
              <w:spacing w:before="0" w:after="0"/>
              <w:jc w:val="left"/>
              <w:rPr>
                <w:ins w:id="1571" w:author="Claude" w:date="2026-09-24T00:00:00Z"/>
              </w:rPr>
            </w:pPr>
            <w:ins w:id="1570" w:author="Claude" w:date="2026-09-24T00:00:00Z">
              <w:r>
                <w:rPr>
                  <w:b w:val="0"/>
                  <w:i w:val="0"/>
                  <w:color w:val="000000"/>
                  <w:sz w:val="20"/>
                </w:rPr>
                <w:t>Revocada</w:t>
              </w:r>
            </w:ins>
          </w:p>
        </w:tc>
        <w:tc>
          <w:tcPr>
            <w:tcW w:type="dxa" w:w="1550"/>
          </w:tcPr>
          <w:p>
            <w:pPr>
              <w:spacing w:before="0" w:after="0"/>
              <w:jc w:val="center"/>
              <w:rPr>
                <w:ins w:id="1573" w:author="Claude" w:date="2026-09-24T00:00:00Z"/>
              </w:rPr>
            </w:pPr>
            <w:ins w:id="1572" w:author="Claude" w:date="2026-09-24T00:00:00Z">
              <w:r>
                <w:rPr>
                  <w:b w:val="0"/>
                  <w:i w:val="0"/>
                  <w:color w:val="000000"/>
                  <w:sz w:val="20"/>
                </w:rPr>
                <w:t>29</w:t>
              </w:r>
            </w:ins>
          </w:p>
        </w:tc>
        <w:tc>
          <w:tcPr>
            <w:tcW w:type="dxa" w:w="1000"/>
          </w:tcPr>
          <w:p>
            <w:pPr>
              <w:spacing w:before="0" w:after="0"/>
              <w:jc w:val="center"/>
              <w:rPr>
                <w:ins w:id="1575" w:author="Claude" w:date="2026-09-24T00:00:00Z"/>
              </w:rPr>
            </w:pPr>
            <w:ins w:id="1574" w:author="Claude" w:date="2026-09-24T00:00:00Z">
              <w:r>
                <w:rPr>
                  <w:b w:val="0"/>
                  <w:i w:val="0"/>
                  <w:color w:val="000000"/>
                  <w:sz w:val="20"/>
                </w:rPr>
                <w:t>34,1</w:t>
              </w:r>
            </w:ins>
          </w:p>
        </w:tc>
        <w:tc>
          <w:tcPr>
            <w:tcW w:type="dxa" w:w="1550"/>
          </w:tcPr>
          <w:p>
            <w:pPr>
              <w:spacing w:before="0" w:after="0"/>
              <w:jc w:val="center"/>
              <w:rPr>
                <w:ins w:id="1577" w:author="Claude" w:date="2026-09-24T00:00:00Z"/>
              </w:rPr>
            </w:pPr>
            <w:ins w:id="1576" w:author="Claude" w:date="2026-09-24T00:00:00Z">
              <w:r>
                <w:rPr>
                  <w:b w:val="0"/>
                  <w:i w:val="0"/>
                  <w:color w:val="000000"/>
                  <w:sz w:val="20"/>
                </w:rPr>
                <w:t>24</w:t>
              </w:r>
            </w:ins>
          </w:p>
        </w:tc>
        <w:tc>
          <w:tcPr>
            <w:tcW w:type="dxa" w:w="1500"/>
          </w:tcPr>
          <w:p>
            <w:pPr>
              <w:spacing w:before="0" w:after="0"/>
              <w:jc w:val="center"/>
              <w:rPr>
                <w:ins w:id="1579" w:author="Claude" w:date="2026-09-24T00:00:00Z"/>
              </w:rPr>
            </w:pPr>
            <w:ins w:id="1578" w:author="Claude" w:date="2026-09-24T00:00:00Z">
              <w:r>
                <w:rPr>
                  <w:b w:val="0"/>
                  <w:i w:val="0"/>
                  <w:color w:val="000000"/>
                  <w:sz w:val="20"/>
                </w:rPr>
                <w:t>30,8</w:t>
              </w:r>
            </w:ins>
          </w:p>
        </w:tc>
      </w:tr>
      <w:tr>
        <w:trPr>
          <w:ins w:id="1580" w:author="Claude" w:date="2026-09-24T00:00:00Z"/>
        </w:trPr>
        <w:tc>
          <w:tcPr>
            <w:tcW w:type="dxa" w:w="3470"/>
          </w:tcPr>
          <w:p>
            <w:pPr>
              <w:spacing w:before="0" w:after="0"/>
              <w:jc w:val="left"/>
              <w:rPr>
                <w:ins w:id="1582" w:author="Claude" w:date="2026-09-24T00:00:00Z"/>
              </w:rPr>
            </w:pPr>
            <w:ins w:id="1581" w:author="Claude" w:date="2026-09-24T00:00:00Z">
              <w:r>
                <w:rPr>
                  <w:b w:val="0"/>
                  <w:i w:val="0"/>
                  <w:color w:val="000000"/>
                  <w:sz w:val="20"/>
                </w:rPr>
                <w:t>Confirmada</w:t>
              </w:r>
            </w:ins>
          </w:p>
        </w:tc>
        <w:tc>
          <w:tcPr>
            <w:tcW w:type="dxa" w:w="1550"/>
          </w:tcPr>
          <w:p>
            <w:pPr>
              <w:spacing w:before="0" w:after="0"/>
              <w:jc w:val="center"/>
              <w:rPr>
                <w:ins w:id="1584" w:author="Claude" w:date="2026-09-24T00:00:00Z"/>
              </w:rPr>
            </w:pPr>
            <w:ins w:id="1583" w:author="Claude" w:date="2026-09-24T00:00:00Z">
              <w:r>
                <w:rPr>
                  <w:b w:val="0"/>
                  <w:i w:val="0"/>
                  <w:color w:val="000000"/>
                  <w:sz w:val="20"/>
                </w:rPr>
                <w:t>1</w:t>
              </w:r>
            </w:ins>
          </w:p>
        </w:tc>
        <w:tc>
          <w:tcPr>
            <w:tcW w:type="dxa" w:w="1000"/>
          </w:tcPr>
          <w:p>
            <w:pPr>
              <w:spacing w:before="0" w:after="0"/>
              <w:jc w:val="center"/>
              <w:rPr>
                <w:ins w:id="1586" w:author="Claude" w:date="2026-09-24T00:00:00Z"/>
              </w:rPr>
            </w:pPr>
            <w:ins w:id="1585" w:author="Claude" w:date="2026-09-24T00:00:00Z">
              <w:r>
                <w:rPr>
                  <w:b w:val="0"/>
                  <w:i w:val="0"/>
                  <w:color w:val="000000"/>
                  <w:sz w:val="20"/>
                </w:rPr>
                <w:t>1,2</w:t>
              </w:r>
            </w:ins>
          </w:p>
        </w:tc>
        <w:tc>
          <w:tcPr>
            <w:tcW w:type="dxa" w:w="1550"/>
          </w:tcPr>
          <w:p>
            <w:pPr>
              <w:spacing w:before="0" w:after="0"/>
              <w:jc w:val="center"/>
              <w:rPr>
                <w:ins w:id="1588" w:author="Claude" w:date="2026-09-24T00:00:00Z"/>
              </w:rPr>
            </w:pPr>
            <w:ins w:id="1587" w:author="Claude" w:date="2026-09-24T00:00:00Z">
              <w:r>
                <w:rPr>
                  <w:b w:val="0"/>
                  <w:i w:val="0"/>
                  <w:color w:val="000000"/>
                  <w:sz w:val="20"/>
                </w:rPr>
                <w:t>1</w:t>
              </w:r>
            </w:ins>
          </w:p>
        </w:tc>
        <w:tc>
          <w:tcPr>
            <w:tcW w:type="dxa" w:w="1500"/>
          </w:tcPr>
          <w:p>
            <w:pPr>
              <w:spacing w:before="0" w:after="0"/>
              <w:jc w:val="center"/>
              <w:rPr>
                <w:ins w:id="1590" w:author="Claude" w:date="2026-09-24T00:00:00Z"/>
              </w:rPr>
            </w:pPr>
            <w:ins w:id="1589" w:author="Claude" w:date="2026-09-24T00:00:00Z">
              <w:r>
                <w:rPr>
                  <w:b w:val="0"/>
                  <w:i w:val="0"/>
                  <w:color w:val="000000"/>
                  <w:sz w:val="20"/>
                </w:rPr>
                <w:t>1,3</w:t>
              </w:r>
            </w:ins>
          </w:p>
        </w:tc>
      </w:tr>
      <w:tr>
        <w:trPr>
          <w:ins w:id="1591" w:author="Claude" w:date="2026-09-24T00:00:00Z"/>
        </w:trPr>
        <w:tc>
          <w:tcPr>
            <w:tcW w:type="dxa" w:w="3470"/>
          </w:tcPr>
          <w:p>
            <w:pPr>
              <w:spacing w:before="0" w:after="0"/>
              <w:jc w:val="left"/>
              <w:rPr>
                <w:ins w:id="1593" w:author="Claude" w:date="2026-09-24T00:00:00Z"/>
              </w:rPr>
            </w:pPr>
            <w:ins w:id="1592" w:author="Claude" w:date="2026-09-24T00:00:00Z">
              <w:r>
                <w:rPr>
                  <w:b w:val="0"/>
                  <w:i w:val="0"/>
                  <w:color w:val="000000"/>
                  <w:sz w:val="20"/>
                </w:rPr>
                <w:t>Otro / sin documento</w:t>
              </w:r>
            </w:ins>
          </w:p>
        </w:tc>
        <w:tc>
          <w:tcPr>
            <w:tcW w:type="dxa" w:w="1550"/>
          </w:tcPr>
          <w:p>
            <w:pPr>
              <w:spacing w:before="0" w:after="0"/>
              <w:jc w:val="center"/>
              <w:rPr>
                <w:ins w:id="1595" w:author="Claude" w:date="2026-09-24T00:00:00Z"/>
              </w:rPr>
            </w:pPr>
            <w:ins w:id="1594" w:author="Claude" w:date="2026-09-24T00:00:00Z">
              <w:r>
                <w:rPr>
                  <w:b w:val="0"/>
                  <w:i w:val="0"/>
                  <w:color w:val="000000"/>
                  <w:sz w:val="20"/>
                </w:rPr>
                <w:t>2</w:t>
              </w:r>
            </w:ins>
          </w:p>
        </w:tc>
        <w:tc>
          <w:tcPr>
            <w:tcW w:type="dxa" w:w="1000"/>
          </w:tcPr>
          <w:p>
            <w:pPr>
              <w:spacing w:before="0" w:after="0"/>
              <w:jc w:val="center"/>
              <w:rPr>
                <w:ins w:id="1597" w:author="Claude" w:date="2026-09-24T00:00:00Z"/>
              </w:rPr>
            </w:pPr>
            <w:ins w:id="1596" w:author="Claude" w:date="2026-09-24T00:00:00Z">
              <w:r>
                <w:rPr>
                  <w:b w:val="0"/>
                  <w:i w:val="0"/>
                  <w:color w:val="000000"/>
                  <w:sz w:val="20"/>
                </w:rPr>
                <w:t>2,4</w:t>
              </w:r>
            </w:ins>
          </w:p>
        </w:tc>
        <w:tc>
          <w:tcPr>
            <w:tcW w:type="dxa" w:w="1550"/>
          </w:tcPr>
          <w:p>
            <w:pPr>
              <w:spacing w:before="0" w:after="0"/>
              <w:jc w:val="center"/>
              <w:rPr>
                <w:ins w:id="1599" w:author="Claude" w:date="2026-09-24T00:00:00Z"/>
              </w:rPr>
            </w:pPr>
            <w:ins w:id="1598" w:author="Claude" w:date="2026-09-24T00:00:00Z">
              <w:r>
                <w:rPr>
                  <w:b w:val="0"/>
                  <w:i w:val="0"/>
                  <w:color w:val="000000"/>
                  <w:sz w:val="20"/>
                </w:rPr>
                <w:t>1</w:t>
              </w:r>
            </w:ins>
          </w:p>
        </w:tc>
        <w:tc>
          <w:tcPr>
            <w:tcW w:type="dxa" w:w="1500"/>
          </w:tcPr>
          <w:p>
            <w:pPr>
              <w:spacing w:before="0" w:after="0"/>
              <w:jc w:val="center"/>
              <w:rPr>
                <w:ins w:id="1601" w:author="Claude" w:date="2026-09-24T00:00:00Z"/>
              </w:rPr>
            </w:pPr>
            <w:ins w:id="1600" w:author="Claude" w:date="2026-09-24T00:00:00Z">
              <w:r>
                <w:rPr>
                  <w:b w:val="0"/>
                  <w:i w:val="0"/>
                  <w:color w:val="000000"/>
                  <w:sz w:val="20"/>
                </w:rPr>
                <w:t>1,3</w:t>
              </w:r>
            </w:ins>
          </w:p>
        </w:tc>
      </w:tr>
      <w:tr>
        <w:trPr>
          <w:ins w:id="1602" w:author="Claude" w:date="2026-09-24T00:00:00Z"/>
        </w:trPr>
        <w:tc>
          <w:tcPr>
            <w:tcW w:type="dxa" w:w="3470"/>
            <w:tcBorders>
              <w:bottom w:val="single" w:sz="8" w:space="0" w:color="000000"/>
            </w:tcBorders>
          </w:tcPr>
          <w:p>
            <w:pPr>
              <w:spacing w:before="0" w:after="0"/>
              <w:jc w:val="left"/>
              <w:rPr>
                <w:ins w:id="1604" w:author="Claude" w:date="2026-09-24T00:00:00Z"/>
              </w:rPr>
            </w:pPr>
            <w:ins w:id="1603" w:author="Claude" w:date="2026-09-24T00:00:00Z">
              <w:r>
                <w:rPr>
                  <w:b/>
                  <w:i w:val="0"/>
                  <w:color w:val="000000"/>
                  <w:sz w:val="20"/>
                </w:rPr>
                <w:t>Total</w:t>
              </w:r>
            </w:ins>
          </w:p>
        </w:tc>
        <w:tc>
          <w:tcPr>
            <w:tcW w:type="dxa" w:w="1550"/>
            <w:tcBorders>
              <w:bottom w:val="single" w:sz="8" w:space="0" w:color="000000"/>
            </w:tcBorders>
          </w:tcPr>
          <w:p>
            <w:pPr>
              <w:spacing w:before="0" w:after="0"/>
              <w:jc w:val="center"/>
              <w:rPr>
                <w:ins w:id="1606" w:author="Claude" w:date="2026-09-24T00:00:00Z"/>
              </w:rPr>
            </w:pPr>
            <w:ins w:id="1605" w:author="Claude" w:date="2026-09-24T00:00:00Z">
              <w:r>
                <w:rPr>
                  <w:b/>
                  <w:i w:val="0"/>
                  <w:color w:val="000000"/>
                  <w:sz w:val="20"/>
                </w:rPr>
                <w:t>85</w:t>
              </w:r>
            </w:ins>
          </w:p>
        </w:tc>
        <w:tc>
          <w:tcPr>
            <w:tcW w:type="dxa" w:w="1000"/>
            <w:tcBorders>
              <w:bottom w:val="single" w:sz="8" w:space="0" w:color="000000"/>
            </w:tcBorders>
          </w:tcPr>
          <w:p>
            <w:pPr>
              <w:spacing w:before="0" w:after="0"/>
              <w:jc w:val="center"/>
              <w:rPr>
                <w:ins w:id="1608" w:author="Claude" w:date="2026-09-24T00:00:00Z"/>
              </w:rPr>
            </w:pPr>
            <w:ins w:id="1607" w:author="Claude" w:date="2026-09-24T00:00:00Z">
              <w:r>
                <w:rPr>
                  <w:b/>
                  <w:i w:val="0"/>
                  <w:color w:val="000000"/>
                  <w:sz w:val="20"/>
                </w:rPr>
                <w:t>100,0</w:t>
              </w:r>
            </w:ins>
          </w:p>
        </w:tc>
        <w:tc>
          <w:tcPr>
            <w:tcW w:type="dxa" w:w="1550"/>
            <w:tcBorders>
              <w:bottom w:val="single" w:sz="8" w:space="0" w:color="000000"/>
            </w:tcBorders>
          </w:tcPr>
          <w:p>
            <w:pPr>
              <w:spacing w:before="0" w:after="0"/>
              <w:jc w:val="center"/>
              <w:rPr>
                <w:ins w:id="1610" w:author="Claude" w:date="2026-09-24T00:00:00Z"/>
              </w:rPr>
            </w:pPr>
            <w:ins w:id="1609" w:author="Claude" w:date="2026-09-24T00:00:00Z">
              <w:r>
                <w:rPr>
                  <w:b/>
                  <w:i w:val="0"/>
                  <w:color w:val="000000"/>
                  <w:sz w:val="20"/>
                </w:rPr>
                <w:t>78</w:t>
              </w:r>
            </w:ins>
          </w:p>
        </w:tc>
        <w:tc>
          <w:tcPr>
            <w:tcW w:type="dxa" w:w="1500"/>
            <w:tcBorders>
              <w:bottom w:val="single" w:sz="8" w:space="0" w:color="000000"/>
            </w:tcBorders>
          </w:tcPr>
          <w:p>
            <w:pPr>
              <w:spacing w:before="0" w:after="0"/>
              <w:jc w:val="center"/>
              <w:rPr>
                <w:ins w:id="1612" w:author="Claude" w:date="2026-09-24T00:00:00Z"/>
              </w:rPr>
            </w:pPr>
            <w:ins w:id="1611" w:author="Claude" w:date="2026-09-24T00:00:00Z">
              <w:r>
                <w:rPr>
                  <w:b/>
                  <w:i w:val="0"/>
                  <w:color w:val="000000"/>
                  <w:sz w:val="20"/>
                </w:rPr>
                <w:t>100,0</w:t>
              </w:r>
            </w:ins>
          </w:p>
        </w:tc>
      </w:tr>
    </w:tbl>
    <w:p>
      <w:pPr>
        <w:spacing w:before="0" w:after="240"/>
        <w:jc w:val="both"/>
        <w:rPr>
          <w:ins w:id="1619" w:author="Claude" w:date="2026-09-24T00:00:00Z"/>
        </w:rPr>
      </w:pPr>
      <w:ins w:id="1617" w:author="Claude" w:date="2026-09-24T00:00:00Z">
        <w:r>
          <w:rPr>
            <w:b w:val="0"/>
            <w:i/>
            <w:color w:val="000000"/>
            <w:sz w:val="20"/>
          </w:rPr>
          <w:t xml:space="preserve">Nota. </w:t>
        </w:r>
      </w:ins>
      <w:ins w:id="1618" w:author="Claude" w:date="2026-09-24T00:00:00Z">
        <w:r>
          <w:rPr>
            <w:b w:val="0"/>
            <w:i w:val="0"/>
            <w:color w:val="000000"/>
            <w:sz w:val="20"/>
          </w:rPr>
          <w:t>El corpus se construyó a partir de listas del SIJ que contienen solo expedientes anulados o revocados; la distribución describe el tipo de censura y no constituye una tasa de nulidad sobre el total de apelaciones. Fuente: Corpus_unificado_CORREGIDO_SV_CSJA_2_TOTAL_3_FIN.xlsx, hoja Corpus_corregido (columna TIPO_FALLO).</w:t>
        </w:r>
      </w:ins>
    </w:p>
    <w:p w14:paraId="04571365" w14:textId="77777777" w:rsidR="009D3685" w:rsidRDefault="00000000">
      <w:pPr>
        <w:spacing w:after="120" w:line="360" w:lineRule="auto"/>
        <w:jc w:val="both"/>
      </w:pPr>
      <w:commentRangeStart w:id="6"/>
      <w:r>
        <w:rPr>
          <w:color w:val="000000"/>
        </w:rPr>
        <w:t xml:space="preserve">Bajo el modelo Oralidad, la sentencia típica es una decisión próxima al debate, dictada tras una audiencia que concentró el saneamiento, fijó los puntos controvertidos delante de las partes y admitió y actuó la prueba. En el 66,0 % de los expedientes controlados la Sala verificó concordancia total entre lo saneado y lo valorado, y seis de cada diez sentencias resistieron el examen. </w:t>
      </w:r>
      <w:del w:id="1034" w:author="Claude" w:date="2026-09-24T00:00:00Z">
        <w:r>
          <w:rPr>
            <w:color w:val="000000"/>
          </w:rPr>
          <w:delText xml:space="preserve">Las censuras subsistentes se concentran en la omisión de valoración (20,0 %) y en el error de valoración que cambia el sentido del fallo (14,0 %),</w:delText>
        </w:r>
      </w:del>
      <w:ins w:id="1035" w:author="Claude" w:date="2026-09-24T00:00:00Z">
        <w:r>
          <w:rPr>
            <w:color w:val="000000"/>
          </w:rPr>
          <w:t xml:space="preserve">Las censuras subsistentes se concentran en la incongruencia procesal (25,0 % de las sentencias anuladas), la motivación insuficiente (21,2 %) y la valoración probatoria defectuosa (19,2 %), a las que se suma la omisión de valoración (11,5 %),</w:t>
        </w:r>
      </w:ins>
      <w:r>
        <w:rPr>
          <w:color w:val="000000"/>
        </w:rPr>
        <w:t xml:space="preserve"> es decir, en defectos de juicio corregibles en la propia alzada, y ya no en defectos de actividad que obliguen a retrotraer el proceso.</w:t>
      </w:r>
      <w:commentRangeEnd w:id="6"/>
      <w:r>
        <w:rPr>
          <w:rStyle w:val="CommentReference"/>
        </w:rPr>
        <w:commentReference w:id="6"/>
      </w:r>
    </w:p>
    <w:p w14:paraId="1B8FC4AA" w14:textId="77777777" w:rsidR="009D3685" w:rsidRPr="005A57F1" w:rsidRDefault="00000000">
      <w:pPr>
        <w:spacing w:after="120" w:line="360" w:lineRule="auto"/>
        <w:jc w:val="both"/>
      </w:pPr>
      <w:r>
        <w:t>La investigación identifica con igual precisión los tres puntos donde la cadena se interrumpe.</w:t>
      </w:r>
    </w:p>
    <w:p w14:paraId="75785F5B" w14:textId="77777777" w:rsidR="009D3685" w:rsidRPr="005A57F1" w:rsidRDefault="00000000">
      <w:pPr>
        <w:spacing w:after="120" w:line="360" w:lineRule="auto"/>
        <w:jc w:val="both"/>
      </w:pPr>
      <w:commentRangeStart w:id="7"/>
      <w:r>
        <w:t>El primero es la trazabilidad. La audiencia produce concentración e inmediación, y la inmediación produce concordancia entre lo saneado y lo valorado; sin embargo, cuando el saneamiento probatorio se consigna sin identificación individualizada del medio de prueba, como ocurre en casi la mitad de las actas del módulo según el antecedente local de 2023, la concordancia deja de ser verificable y reaparece la omisión valorativa. Los trece expedientes Oralidad con concordancia solo parcial, ninguno de los cuales fue confirmado, son la evidencia de este límite. La exigencia de trazabilidad probatoria cuenta con respaldo doctrinal expreso en Taruffo, quien vincula la garantía de defensa con el derecho a la prueba y deriva de este el derecho de las partes a conocer, mediante la motivación, las razones específicas de la exclusión o limitación de los medios probatorios ofrecidos, justificación que no puede considerarse implícita. Trasladada al acta de audiencia preliminar, la exigencia se traduce en la identificación individualizada de cada medio de prueba admitido o rechazado y en la expresión de la razón del rechazo, condición de posibilidad del control ulterior de la concordancia.</w:t>
      </w:r>
      <w:commentRangeEnd w:id="7"/>
      <w:r>
        <w:rPr>
          <w:rStyle w:val="CommentReference"/>
        </w:rPr>
        <w:commentReference w:id="7"/>
      </w:r>
    </w:p>
    <w:p w14:paraId="25EF2FB4" w14:textId="77777777" w:rsidR="009D3685" w:rsidRPr="005A57F1" w:rsidRDefault="00000000">
      <w:pPr>
        <w:spacing w:after="120" w:line="360" w:lineRule="auto"/>
        <w:jc w:val="both"/>
      </w:pPr>
      <w:r>
        <w:t xml:space="preserve">El segundo es la decisión. </w:t>
      </w:r>
      <w:del w:id="1036" w:author="Claude" w:date="2026-09-24T00:00:00Z">
        <w:r>
          <w:delText xml:space="preserve">Solo once de cien expedientes registran sentencia expedida dentro de la audiencia, y apenas cuatro consignan lectura oral del sentido del fallo.</w:delText>
        </w:r>
      </w:del>
      <w:ins w:id="1037" w:author="Claude" w:date="2026-09-24T00:00:00Z">
        <w:r>
          <w:t xml:space="preserve">Solo cinco de ciento sesenta y siete expedientes analizados registran sentencia expedida dentro de la audiencia (cuatro de ochenta en el grupo Oralidad), y apenas tres consignan lectura oral del sentido del fallo (dos en el grupo Oralidad).</w:t>
        </w:r>
      </w:ins>
      <w:r>
        <w:t xml:space="preserve"> El modelo concentró el debate, pero no la decisión, de modo que el tiempo ganado en la audiencia se pierde parcialmente en la elaboración escrita posterior. Es significativo, sin embargo, que ninguno de los expedientes con sentencia expedida en audiencia haya sido anulado por defecto de motivación, lo que desmiente la objeción intuitiva de que la decisión oral comprometería la calidad del razonamiento.</w:t>
      </w:r>
    </w:p>
    <w:p w14:paraId="2F881A66" w14:textId="47E63A25" w:rsidR="009D3685" w:rsidRDefault="00000000" w:rsidP="005A57F1">
      <w:pPr>
        <w:spacing w:after="120" w:line="360" w:lineRule="auto"/>
        <w:jc w:val="both"/>
      </w:pPr>
      <w:commentRangeStart w:id="8"/>
      <w:r>
        <w:lastRenderedPageBreak/>
        <w:t xml:space="preserve">El tercero es la alzada. La duración del control superior permanece prácticamente invariable entre períodos (318,6 y 313,3 días). En el plano del plazo razonable, el hallazgo obliga a computar la duración total imputable al Estado incluyendo las reposiciones causadas por </w:t>
      </w:r>
      <w:r>
        <w:rPr>
          <w:color w:val="000000"/>
        </w:rPr>
        <w:t xml:space="preserve">defectos del propio órgano jurisdiccional, conforme al estándar de la STC 3509-2009-PHC/TC. Bajo ese estándar, la ganancia del modelo Oralidad es real aunque la alzada no se haya acelerado: el descenso de la reincidencia anulatoria del 48,8 % al 19,3 % reduce el número de veces que el proceso debe recorrer el control superior, que es la variable efectivamente sensible a la actuación del órgano jurisdiccional. La mejora, por tanto, no proviene únicamente de la realización de audiencias, sino de la trazabilidad entre los hechos controvertidos, la prueba admitida, su actuación, su valoración y la motivación de la sentencia.</w:t>
      </w:r>
      <w:commentRangeEnd w:id="8"/>
      <w:r>
        <w:rPr>
          <w:rStyle w:val="CommentReference"/>
        </w:rPr>
        <w:commentReference w:id="8"/>
      </w:r>
    </w:p>
    <w:p w14:paraId="5B762110" w14:textId="46336280" w:rsidR="00680954" w:rsidRDefault="00680954" w:rsidP="00680954">
      <w:pPr>
        <w:pStyle w:val="Ttulo2"/>
        <w:spacing w:before="240" w:after="120"/>
      </w:pPr>
      <w:r>
        <w:rPr>
          <w:b/>
          <w:bCs/>
          <w:color w:val="000000"/>
          <w:sz w:val="24"/>
          <w:szCs w:val="24"/>
        </w:rPr>
        <w:t xml:space="preserve">5.5. COMPROBACIÓN DE LA HIPÓTESIS</w:t>
      </w:r>
    </w:p>
    <w:p w14:paraId="14D668B4" w14:textId="77777777" w:rsidR="00680954" w:rsidRPr="00A5233A" w:rsidRDefault="00680954" w:rsidP="00680954">
      <w:pPr>
        <w:pStyle w:val="Textoindependiente"/>
        <w:rPr>
          <w:lang w:val="es-PE"/>
        </w:rPr>
      </w:pPr>
      <w:r>
        <w:rPr>
          <w:lang w:val="es-PE"/>
        </w:rPr>
        <w:t>La hipótesis cualitativa que orientó la presente investigación sostuvo que, dado que la implementación del Modelo de Oralidad Civil es probable que contribuya a mejorar significativamente las sentencias de los Juzgados Civiles de Arequipa durante el año 2024. Tratándose de una investigación de enfoque cualitativo y nivel explicativo, sustentada en el método dogmático jurídico y en el análisis documental de expedientes, la comprobación de la hipótesis no se resuelve mediante un contraste estadístico-inferencial de significancia, sino mediante la triangulación de las categorías empíricas obtenidas en la ficha de análisis documental con el marco teórico y con la jurisprudencia vinculante que sirvió de parámetro de codificación. En tal sentido, la hipótesis se declara comprobada, refutada o parcialmente comprobada en función de si la evidencia documental, apreciada por dimensión de análisis, resulta o no consistente con la mejora postulada.</w:t>
      </w:r>
    </w:p>
    <w:p w14:paraId="410505E0" w14:textId="13477C40" w:rsidR="009D3685" w:rsidRDefault="009D3685">
      <w:pPr>
        <w:spacing w:after="160" w:line="276" w:lineRule="auto"/>
        <w:ind w:left="709" w:hanging="709"/>
      </w:pPr>
    </w:p>
    <w:sectPr w:rsidR="009D3685">
      <w:pgSz w:w="11906" w:h="16838"/>
      <w:pgMar w:top="1418" w:right="1418" w:bottom="1418" w:left="141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4T01:51:45Z" w:initials="CL">
    <w:p w14:paraId="6FEE842C" w14:textId="77777777">
      <w:r>
        <w:rPr>
          <w:rStyle w:val="CommentReference"/>
        </w:rPr>
        <w:annotationRef/>
      </w:r>
      <w:r>
        <w:rPr>
          <w:color w:val="000000"/>
          <w:sz w:val="20"/>
          <w:szCs w:val="20"/>
        </w:rPr>
        <w:t xml:space="preserve">Cifra no actualizada: los Excel entregados no contienen esta variable. La duración del control de segunda instancia no puede calcularse con los libros (no hay fechas de la sentencia de 1.ª instancia ni de la apelación). Verificar la afirmación «se mantuvo invariable».</w:t>
      </w:r>
    </w:p>
  </w:comment>
  <w:comment w:id="1" w:author="Claude" w:date="2026-09-24T01:51:45Z" w:initials="CL">
    <w:p w14:paraId="272777F9" w14:textId="77777777">
      <w:r>
        <w:rPr>
          <w:rStyle w:val="CommentReference"/>
        </w:rPr>
        <w:annotationRef/>
      </w:r>
      <w:r>
        <w:rPr>
          <w:color w:val="000000"/>
          <w:sz w:val="20"/>
          <w:szCs w:val="20"/>
        </w:rPr>
        <w:t xml:space="preserve">Cifra no actualizada: los Excel entregados no contienen esta variable. La omisión de regla vinculante de Pleno Casatorio (5 Trad., 14,7 %; 3 Oral., 6,0 %) no figura como causal en el catálogo D01–D23. Verificar la fuente.</w:t>
      </w:r>
    </w:p>
  </w:comment>
  <w:comment w:id="2" w:author="Claude" w:date="2026-09-24T01:51:45Z" w:initials="CL">
    <w:p w14:paraId="0CF94F75" w14:textId="77777777">
      <w:r>
        <w:rPr>
          <w:rStyle w:val="CommentReference"/>
        </w:rPr>
        <w:annotationRef/>
      </w:r>
      <w:r>
        <w:rPr>
          <w:color w:val="000000"/>
          <w:sz w:val="20"/>
          <w:szCs w:val="20"/>
        </w:rPr>
        <w:t xml:space="preserve">Cambio de sentido: con el corpus corregido (163 SV) los vicios que exigen inmediación (D07, D09, D10) no descienden (7,5 % vs 7,7 %). La «pericia deficiente» no existe como causal en el catálogo. Revisar la interpretación de este párrafo.</w:t>
      </w:r>
    </w:p>
  </w:comment>
  <w:comment w:id="3" w:author="Claude" w:date="2026-09-24T01:51:45Z" w:initials="CL">
    <w:p w14:paraId="21FDE264" w14:textId="77777777">
      <w:r>
        <w:rPr>
          <w:rStyle w:val="CommentReference"/>
        </w:rPr>
        <w:annotationRef/>
      </w:r>
      <w:r>
        <w:rPr>
          <w:color w:val="000000"/>
          <w:sz w:val="20"/>
          <w:szCs w:val="20"/>
        </w:rPr>
        <w:t xml:space="preserve">Cambio de sentido: la omisión de valoración (D11) no disminuye, sube de 3,8 % a 11,5 % de las sentencias anuladas. La tasa de anulación (58,8 % → 22,0 %) no puede recalcularse: las listas SIJ solo contienen expedientes anulados o revocados, por lo que no hay denominador de apelaciones. Revisar la frase «lo que confirma que…».</w:t>
      </w:r>
    </w:p>
  </w:comment>
  <w:comment w:id="4" w:author="Claude" w:date="2026-09-24T01:51:46Z" w:initials="CL">
    <w:p w14:paraId="101B1113" w14:textId="77777777">
      <w:r>
        <w:rPr>
          <w:rStyle w:val="CommentReference"/>
        </w:rPr>
        <w:annotationRef/>
      </w:r>
      <w:r>
        <w:rPr>
          <w:color w:val="000000"/>
          <w:sz w:val="20"/>
          <w:szCs w:val="20"/>
        </w:rPr>
        <w:t xml:space="preserve">Cifra no actualizada: los Excel entregados no contienen esta variable. Duración media del control superior (318,6 y 313,3 días).</w:t>
      </w:r>
    </w:p>
  </w:comment>
  <w:comment w:id="5" w:author="Claude" w:date="2026-09-24T01:51:46Z" w:initials="CL">
    <w:p w14:paraId="30708F2B" w14:textId="77777777">
      <w:r>
        <w:rPr>
          <w:rStyle w:val="CommentReference"/>
        </w:rPr>
        <w:annotationRef/>
      </w:r>
      <w:r>
        <w:rPr>
          <w:color w:val="000000"/>
          <w:sz w:val="20"/>
          <w:szCs w:val="20"/>
        </w:rPr>
        <w:t xml:space="preserve">Cifra no actualizada: los Excel entregados no contienen esta variable. La concordancia saneado-valorado (76,5 %) y la anulación previa (48,8 %) no están en los libros. Referencia: en el Consolidado, 9 de 87 expedientes Tradicionales (10,3 %) y 13 de 80 Oralidad (16,3 %) tienen más de una sentencia de 1.ª instancia codificada. El 96,5 % de censura refleja la selección del corpus (solo anuladas y revocadas), no una tasa.</w:t>
      </w:r>
    </w:p>
  </w:comment>
  <w:comment w:id="6" w:author="Claude" w:date="2026-09-24T01:51:46Z" w:initials="CL">
    <w:p w14:paraId="57968C89" w14:textId="77777777">
      <w:r>
        <w:rPr>
          <w:rStyle w:val="CommentReference"/>
        </w:rPr>
        <w:annotationRef/>
      </w:r>
      <w:r>
        <w:rPr>
          <w:color w:val="000000"/>
          <w:sz w:val="20"/>
          <w:szCs w:val="20"/>
        </w:rPr>
        <w:t xml:space="preserve">Cifra no actualizada: los Excel entregados no contienen esta variable. La concordancia total (66,0 %) y «seis de cada diez sentencias resistieron el examen» no pueden verificarse: en el corpus de SV el grupo Oralidad tiene 52 anuladas, 24 revocadas y 1 confirmada de 78. Además, las causales citadas corresponden a sentencias ANULADAS, lo que tensiona la frase «ya no en defectos de actividad que obliguen a retrotraer el proceso».</w:t>
      </w:r>
    </w:p>
  </w:comment>
  <w:comment w:id="7" w:author="Claude" w:date="2026-09-24T01:51:46Z" w:initials="CL">
    <w:p w14:paraId="4B1560FC" w14:textId="77777777">
      <w:r>
        <w:rPr>
          <w:rStyle w:val="CommentReference"/>
        </w:rPr>
        <w:annotationRef/>
      </w:r>
      <w:r>
        <w:rPr>
          <w:color w:val="000000"/>
          <w:sz w:val="20"/>
          <w:szCs w:val="20"/>
        </w:rPr>
        <w:t xml:space="preserve">Cifra no actualizada: los Excel entregados no contienen esta variable. Los trece expedientes Oralidad con concordancia solo parcial no pueden verificarse con los libros.</w:t>
      </w:r>
    </w:p>
  </w:comment>
  <w:comment w:id="8" w:author="Claude" w:date="2026-09-24T01:51:46Z" w:initials="CL">
    <w:p w14:paraId="07E4D6FD" w14:textId="77777777">
      <w:r>
        <w:rPr>
          <w:rStyle w:val="CommentReference"/>
        </w:rPr>
        <w:annotationRef/>
      </w:r>
      <w:r>
        <w:rPr>
          <w:color w:val="000000"/>
          <w:sz w:val="20"/>
          <w:szCs w:val="20"/>
        </w:rPr>
        <w:t xml:space="preserve">Cifra no actualizada: los Excel entregados no contienen esta variable. Duraciones (318,6 y 313,3 días) y reincidencia anulatoria (48,8 % → 19,3 %). En el Consolidado, los expedientes con más de una sentencia codificada pasan de 10,3 % (Trad.) a 16,3 % (Oral.). 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EE842C" w15:done="0"/>
  <w15:commentEx w15:paraId="272777F9" w15:done="0"/>
  <w15:commentEx w15:paraId="0CF94F75" w15:done="0"/>
  <w15:commentEx w15:paraId="21FDE264" w15:done="0"/>
  <w15:commentEx w15:paraId="101B1113" w15:done="0"/>
  <w15:commentEx w15:paraId="30708F2B" w15:done="0"/>
  <w15:commentEx w15:paraId="57968C89" w15:done="0"/>
  <w15:commentEx w15:paraId="4B1560FC" w15:done="0"/>
  <w15:commentEx w15:paraId="07E4D6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B35099A" w16cex:dateUtc="2026-09-24T01:51:45Z"/>
  <w16cex:commentExtensible w16cex:durableId="13379F30" w16cex:dateUtc="2026-09-24T01:51:45Z"/>
  <w16cex:commentExtensible w16cex:durableId="543CFB82" w16cex:dateUtc="2026-09-24T01:51:45Z"/>
  <w16cex:commentExtensible w16cex:durableId="041D022C" w16cex:dateUtc="2026-09-24T01:51:45Z"/>
  <w16cex:commentExtensible w16cex:durableId="0284E0C6" w16cex:dateUtc="2026-09-24T01:51:46Z"/>
  <w16cex:commentExtensible w16cex:durableId="5BBEE978" w16cex:dateUtc="2026-09-24T01:51:46Z"/>
  <w16cex:commentExtensible w16cex:durableId="3763FAB0" w16cex:dateUtc="2026-09-24T01:51:46Z"/>
  <w16cex:commentExtensible w16cex:durableId="429BDF34" w16cex:dateUtc="2026-09-24T01:51:46Z"/>
  <w16cex:commentExtensible w16cex:durableId="7385C42B" w16cex:dateUtc="2026-09-24T01:51:4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EE842C" w16cid:durableId="3B35099A"/>
  <w16cid:commentId w16cid:paraId="272777F9" w16cid:durableId="13379F30"/>
  <w16cid:commentId w16cid:paraId="0CF94F75" w16cid:durableId="543CFB82"/>
  <w16cid:commentId w16cid:paraId="21FDE264" w16cid:durableId="041D022C"/>
  <w16cid:commentId w16cid:paraId="101B1113" w16cid:durableId="0284E0C6"/>
  <w16cid:commentId w16cid:paraId="30708F2B" w16cid:durableId="5BBEE978"/>
  <w16cid:commentId w16cid:paraId="57968C89" w16cid:durableId="3763FAB0"/>
  <w16cid:commentId w16cid:paraId="4B1560FC" w16cid:durableId="429BDF34"/>
  <w16cid:commentId w16cid:paraId="07E4D6FD" w16cid:durableId="7385C4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142B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E2323A3"/>
    <w:multiLevelType w:val="hybridMultilevel"/>
    <w:tmpl w:val="97169A40"/>
    <w:lvl w:ilvl="0" w:tplc="2D58F2A0">
      <w:start w:val="1"/>
      <w:numFmt w:val="bullet"/>
      <w:lvlText w:val="●"/>
      <w:lvlJc w:val="left"/>
      <w:pPr>
        <w:ind w:left="720" w:hanging="360"/>
      </w:pPr>
    </w:lvl>
    <w:lvl w:ilvl="1" w:tplc="AD2267E4">
      <w:start w:val="1"/>
      <w:numFmt w:val="bullet"/>
      <w:lvlText w:val="○"/>
      <w:lvlJc w:val="left"/>
      <w:pPr>
        <w:ind w:left="1440" w:hanging="360"/>
      </w:pPr>
    </w:lvl>
    <w:lvl w:ilvl="2" w:tplc="1C4C02BE">
      <w:start w:val="1"/>
      <w:numFmt w:val="bullet"/>
      <w:lvlText w:val="■"/>
      <w:lvlJc w:val="left"/>
      <w:pPr>
        <w:ind w:left="2160" w:hanging="360"/>
      </w:pPr>
    </w:lvl>
    <w:lvl w:ilvl="3" w:tplc="93662DFE">
      <w:start w:val="1"/>
      <w:numFmt w:val="bullet"/>
      <w:lvlText w:val="●"/>
      <w:lvlJc w:val="left"/>
      <w:pPr>
        <w:ind w:left="2880" w:hanging="360"/>
      </w:pPr>
    </w:lvl>
    <w:lvl w:ilvl="4" w:tplc="ECF079F6">
      <w:start w:val="1"/>
      <w:numFmt w:val="bullet"/>
      <w:lvlText w:val="○"/>
      <w:lvlJc w:val="left"/>
      <w:pPr>
        <w:ind w:left="3600" w:hanging="360"/>
      </w:pPr>
    </w:lvl>
    <w:lvl w:ilvl="5" w:tplc="3C6451FA">
      <w:start w:val="1"/>
      <w:numFmt w:val="bullet"/>
      <w:lvlText w:val="■"/>
      <w:lvlJc w:val="left"/>
      <w:pPr>
        <w:ind w:left="4320" w:hanging="360"/>
      </w:pPr>
    </w:lvl>
    <w:lvl w:ilvl="6" w:tplc="7B3C1CCE">
      <w:start w:val="1"/>
      <w:numFmt w:val="bullet"/>
      <w:lvlText w:val="●"/>
      <w:lvlJc w:val="left"/>
      <w:pPr>
        <w:ind w:left="5040" w:hanging="360"/>
      </w:pPr>
    </w:lvl>
    <w:lvl w:ilvl="7" w:tplc="6C182C8E">
      <w:start w:val="1"/>
      <w:numFmt w:val="bullet"/>
      <w:lvlText w:val="●"/>
      <w:lvlJc w:val="left"/>
      <w:pPr>
        <w:ind w:left="5760" w:hanging="360"/>
      </w:pPr>
    </w:lvl>
    <w:lvl w:ilvl="8" w:tplc="9CA63D6C">
      <w:start w:val="1"/>
      <w:numFmt w:val="bullet"/>
      <w:lvlText w:val="●"/>
      <w:lvlJc w:val="left"/>
      <w:pPr>
        <w:ind w:left="6480" w:hanging="360"/>
      </w:pPr>
    </w:lvl>
  </w:abstractNum>
  <w:abstractNum w:abstractNumId="2" w15:restartNumberingAfterBreak="0">
    <w:nsid w:val="42382E26"/>
    <w:multiLevelType w:val="hybridMultilevel"/>
    <w:tmpl w:val="349823CA"/>
    <w:lvl w:ilvl="0" w:tplc="52AE4C7E">
      <w:start w:val="1"/>
      <w:numFmt w:val="bullet"/>
      <w:lvlText w:val="•"/>
      <w:lvlJc w:val="left"/>
      <w:pPr>
        <w:ind w:left="720" w:hanging="360"/>
      </w:pPr>
    </w:lvl>
    <w:lvl w:ilvl="1" w:tplc="13C24462">
      <w:numFmt w:val="decimal"/>
      <w:lvlText w:val=""/>
      <w:lvlJc w:val="left"/>
    </w:lvl>
    <w:lvl w:ilvl="2" w:tplc="C0621C02">
      <w:numFmt w:val="decimal"/>
      <w:lvlText w:val=""/>
      <w:lvlJc w:val="left"/>
    </w:lvl>
    <w:lvl w:ilvl="3" w:tplc="EC18F358">
      <w:numFmt w:val="decimal"/>
      <w:lvlText w:val=""/>
      <w:lvlJc w:val="left"/>
    </w:lvl>
    <w:lvl w:ilvl="4" w:tplc="FA42584C">
      <w:numFmt w:val="decimal"/>
      <w:lvlText w:val=""/>
      <w:lvlJc w:val="left"/>
    </w:lvl>
    <w:lvl w:ilvl="5" w:tplc="D28614BE">
      <w:numFmt w:val="decimal"/>
      <w:lvlText w:val=""/>
      <w:lvlJc w:val="left"/>
    </w:lvl>
    <w:lvl w:ilvl="6" w:tplc="100E6CA6">
      <w:numFmt w:val="decimal"/>
      <w:lvlText w:val=""/>
      <w:lvlJc w:val="left"/>
    </w:lvl>
    <w:lvl w:ilvl="7" w:tplc="8CAE6CEA">
      <w:numFmt w:val="decimal"/>
      <w:lvlText w:val=""/>
      <w:lvlJc w:val="left"/>
    </w:lvl>
    <w:lvl w:ilvl="8" w:tplc="C0B690FC">
      <w:numFmt w:val="decimal"/>
      <w:lvlText w:val=""/>
      <w:lvlJc w:val="left"/>
    </w:lvl>
  </w:abstractNum>
  <w:abstractNum w:abstractNumId="3" w15:restartNumberingAfterBreak="0">
    <w:nsid w:val="43403753"/>
    <w:multiLevelType w:val="hybridMultilevel"/>
    <w:tmpl w:val="5398811C"/>
    <w:lvl w:ilvl="0" w:tplc="A5A2DB2C">
      <w:start w:val="1"/>
      <w:numFmt w:val="lowerLetter"/>
      <w:lvlText w:val="%1)"/>
      <w:lvlJc w:val="left"/>
      <w:pPr>
        <w:ind w:left="720" w:hanging="360"/>
      </w:pPr>
    </w:lvl>
    <w:lvl w:ilvl="1" w:tplc="CE982190">
      <w:numFmt w:val="decimal"/>
      <w:lvlText w:val=""/>
      <w:lvlJc w:val="left"/>
    </w:lvl>
    <w:lvl w:ilvl="2" w:tplc="E392E54E">
      <w:numFmt w:val="decimal"/>
      <w:lvlText w:val=""/>
      <w:lvlJc w:val="left"/>
    </w:lvl>
    <w:lvl w:ilvl="3" w:tplc="A0BE3646">
      <w:numFmt w:val="decimal"/>
      <w:lvlText w:val=""/>
      <w:lvlJc w:val="left"/>
    </w:lvl>
    <w:lvl w:ilvl="4" w:tplc="ABAC69C0">
      <w:numFmt w:val="decimal"/>
      <w:lvlText w:val=""/>
      <w:lvlJc w:val="left"/>
    </w:lvl>
    <w:lvl w:ilvl="5" w:tplc="5634A4FA">
      <w:numFmt w:val="decimal"/>
      <w:lvlText w:val=""/>
      <w:lvlJc w:val="left"/>
    </w:lvl>
    <w:lvl w:ilvl="6" w:tplc="BD526F96">
      <w:numFmt w:val="decimal"/>
      <w:lvlText w:val=""/>
      <w:lvlJc w:val="left"/>
    </w:lvl>
    <w:lvl w:ilvl="7" w:tplc="46A6B058">
      <w:numFmt w:val="decimal"/>
      <w:lvlText w:val=""/>
      <w:lvlJc w:val="left"/>
    </w:lvl>
    <w:lvl w:ilvl="8" w:tplc="A5346B96">
      <w:numFmt w:val="decimal"/>
      <w:lvlText w:val=""/>
      <w:lvlJc w:val="left"/>
    </w:lvl>
  </w:abstractNum>
  <w:num w:numId="1" w16cid:durableId="2001081710">
    <w:abstractNumId w:val="1"/>
    <w:lvlOverride w:ilvl="0">
      <w:startOverride w:val="1"/>
    </w:lvlOverride>
  </w:num>
  <w:num w:numId="2" w16cid:durableId="142281577">
    <w:abstractNumId w:val="3"/>
    <w:lvlOverride w:ilvl="0">
      <w:startOverride w:val="1"/>
    </w:lvlOverride>
  </w:num>
  <w:num w:numId="3" w16cid:durableId="185429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685"/>
    <w:rsid w:val="000B1548"/>
    <w:rsid w:val="003823BE"/>
    <w:rsid w:val="00547D1F"/>
    <w:rsid w:val="005A57F1"/>
    <w:rsid w:val="00680954"/>
    <w:rsid w:val="007B5E5A"/>
    <w:rsid w:val="009D3685"/>
    <w:rsid w:val="00E279A0"/>
    <w:rsid w:val="00F601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24C0"/>
  <w15:docId w15:val="{A1BA1FB7-81C6-4A32-80DB-37830DFA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qFormat/>
    <w:rsid w:val="00680954"/>
    <w:pPr>
      <w:spacing w:before="180" w:after="180" w:line="360" w:lineRule="auto"/>
      <w:jc w:val="both"/>
    </w:pPr>
    <w:rPr>
      <w:lang w:val="en-US" w:eastAsia="en-US"/>
    </w:rPr>
  </w:style>
  <w:style w:type="character" w:customStyle="1" w:styleId="TextoindependienteCar">
    <w:name w:val="Texto independiente Car"/>
    <w:basedOn w:val="Fuentedeprrafopredeter"/>
    <w:link w:val="Textoindependiente"/>
    <w:rsid w:val="0068095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comments" Target="comments.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3704</Words>
  <Characters>20377</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JUAN MESABEL QUISPE LEON</cp:lastModifiedBy>
  <cp:revision>4</cp:revision>
  <dcterms:created xsi:type="dcterms:W3CDTF">2026-09-18T02:09:00Z</dcterms:created>
  <dcterms:modified xsi:type="dcterms:W3CDTF">2026-09-18T02:59:00Z</dcterms:modified>
</cp:coreProperties>
</file>